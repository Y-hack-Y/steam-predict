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DBA5" w14:textId="77777777" w:rsidR="00891725" w:rsidRDefault="00891725" w:rsidP="00AD0CC4">
      <w:pPr>
        <w:spacing w:before="100" w:beforeAutospacing="1" w:after="100" w:afterAutospacing="1"/>
        <w:ind w:firstLine="420"/>
        <w:jc w:val="left"/>
        <w:rPr>
          <w:b/>
          <w:bCs/>
          <w:spacing w:val="60"/>
          <w:sz w:val="64"/>
        </w:rPr>
      </w:pPr>
    </w:p>
    <w:p w14:paraId="068D4540" w14:textId="77777777" w:rsidR="00891725" w:rsidRDefault="00891725">
      <w:pPr>
        <w:spacing w:before="100" w:beforeAutospacing="1" w:after="100" w:afterAutospacing="1"/>
        <w:ind w:firstLine="420"/>
        <w:rPr>
          <w:b/>
          <w:bCs/>
          <w:spacing w:val="60"/>
          <w:sz w:val="64"/>
        </w:rPr>
      </w:pPr>
    </w:p>
    <w:p w14:paraId="74A668D6" w14:textId="77777777" w:rsidR="00891725" w:rsidRDefault="00891725">
      <w:pPr>
        <w:spacing w:before="100" w:beforeAutospacing="1" w:after="100" w:afterAutospacing="1"/>
        <w:ind w:firstLineChars="400" w:firstLine="840"/>
        <w:rPr>
          <w:color w:val="FF0000"/>
        </w:rPr>
      </w:pPr>
    </w:p>
    <w:p w14:paraId="2F10C99D" w14:textId="77777777" w:rsidR="00891725" w:rsidRPr="008E2B26" w:rsidRDefault="00282D37">
      <w:pPr>
        <w:spacing w:before="100" w:beforeAutospacing="1" w:after="100" w:afterAutospacing="1"/>
        <w:jc w:val="center"/>
        <w:rPr>
          <w:sz w:val="96"/>
          <w:szCs w:val="96"/>
        </w:rPr>
      </w:pPr>
      <w:r w:rsidRPr="008E2B26">
        <w:rPr>
          <w:rFonts w:hint="eastAsia"/>
          <w:b/>
          <w:bCs/>
          <w:spacing w:val="80"/>
          <w:sz w:val="96"/>
          <w:szCs w:val="96"/>
        </w:rPr>
        <w:t>机器学习实训报告</w:t>
      </w:r>
    </w:p>
    <w:p w14:paraId="321346DB" w14:textId="77777777" w:rsidR="00891725" w:rsidRDefault="00000000">
      <w:pPr>
        <w:spacing w:before="100" w:beforeAutospacing="1" w:after="100" w:afterAutospacing="1"/>
        <w:jc w:val="center"/>
      </w:pPr>
      <w:r>
        <w:rPr>
          <w:rFonts w:hint="eastAsia"/>
        </w:rPr>
        <w:t xml:space="preserve"> </w:t>
      </w:r>
    </w:p>
    <w:p w14:paraId="28920997" w14:textId="77777777" w:rsidR="00891725" w:rsidRDefault="00891725">
      <w:pPr>
        <w:spacing w:before="100" w:beforeAutospacing="1" w:after="100" w:afterAutospacing="1"/>
        <w:jc w:val="center"/>
      </w:pPr>
    </w:p>
    <w:p w14:paraId="0586AB05" w14:textId="77777777" w:rsidR="00891725" w:rsidRPr="00282D37" w:rsidRDefault="00000000" w:rsidP="00282D37">
      <w:pPr>
        <w:spacing w:before="100" w:beforeAutospacing="1" w:after="100" w:afterAutospacing="1" w:line="480" w:lineRule="auto"/>
        <w:ind w:firstLineChars="652" w:firstLine="1833"/>
        <w:jc w:val="left"/>
      </w:pPr>
      <w:r>
        <w:rPr>
          <w:rFonts w:hint="eastAsia"/>
          <w:b/>
          <w:bCs/>
          <w:sz w:val="28"/>
        </w:rPr>
        <w:t>题</w:t>
      </w:r>
      <w:r>
        <w:rPr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目</w:t>
      </w:r>
      <w:r>
        <w:rPr>
          <w:b/>
          <w:bCs/>
          <w:sz w:val="28"/>
        </w:rPr>
        <w:t xml:space="preserve"> </w:t>
      </w:r>
      <w:r>
        <w:rPr>
          <w:sz w:val="28"/>
          <w:u w:val="single"/>
        </w:rPr>
        <w:t xml:space="preserve">    </w:t>
      </w:r>
      <w:r w:rsidR="00282D37">
        <w:rPr>
          <w:rFonts w:hint="eastAsia"/>
          <w:sz w:val="28"/>
          <w:u w:val="single"/>
        </w:rPr>
        <w:t xml:space="preserve">  </w:t>
      </w:r>
      <w:r w:rsidR="00282D37">
        <w:rPr>
          <w:rFonts w:hint="eastAsia"/>
          <w:sz w:val="28"/>
          <w:u w:val="single"/>
        </w:rPr>
        <w:t>工业蒸汽量预测</w:t>
      </w:r>
      <w:r>
        <w:rPr>
          <w:sz w:val="28"/>
          <w:u w:val="single"/>
        </w:rPr>
        <w:t xml:space="preserve">     </w:t>
      </w:r>
      <w:r>
        <w:rPr>
          <w:sz w:val="28"/>
        </w:rPr>
        <w:t xml:space="preserve"> </w:t>
      </w:r>
    </w:p>
    <w:p w14:paraId="1A5B8508" w14:textId="77777777" w:rsidR="00891725" w:rsidRDefault="00000000">
      <w:pPr>
        <w:spacing w:before="100" w:beforeAutospacing="1" w:after="100" w:afterAutospacing="1" w:line="600" w:lineRule="auto"/>
        <w:ind w:firstLineChars="652" w:firstLine="1833"/>
      </w:pPr>
      <w:r>
        <w:rPr>
          <w:rFonts w:hint="eastAsia"/>
          <w:b/>
          <w:bCs/>
          <w:sz w:val="28"/>
        </w:rPr>
        <w:t>专</w:t>
      </w:r>
      <w:r>
        <w:rPr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业</w:t>
      </w:r>
      <w:r>
        <w:rPr>
          <w:b/>
          <w:bCs/>
          <w:sz w:val="28"/>
        </w:rPr>
        <w:t xml:space="preserve"> </w:t>
      </w:r>
      <w:r>
        <w:rPr>
          <w:sz w:val="28"/>
          <w:u w:val="single"/>
        </w:rPr>
        <w:t xml:space="preserve">     </w:t>
      </w:r>
      <w:r w:rsidR="00282D37">
        <w:rPr>
          <w:rFonts w:hint="eastAsia"/>
          <w:sz w:val="28"/>
          <w:u w:val="single"/>
        </w:rPr>
        <w:t>人工智能技术应用</w:t>
      </w:r>
      <w:r>
        <w:rPr>
          <w:sz w:val="28"/>
          <w:u w:val="single"/>
        </w:rPr>
        <w:t xml:space="preserve">    </w:t>
      </w:r>
    </w:p>
    <w:p w14:paraId="440B4FCF" w14:textId="77777777" w:rsidR="00891725" w:rsidRDefault="00000000">
      <w:pPr>
        <w:spacing w:before="100" w:beforeAutospacing="1" w:after="100" w:afterAutospacing="1" w:line="600" w:lineRule="auto"/>
        <w:ind w:firstLineChars="652" w:firstLine="1833"/>
        <w:rPr>
          <w:sz w:val="28"/>
          <w:u w:val="single"/>
        </w:rPr>
      </w:pPr>
      <w:r>
        <w:rPr>
          <w:rFonts w:hint="eastAsia"/>
          <w:b/>
          <w:bCs/>
          <w:sz w:val="28"/>
        </w:rPr>
        <w:t>班</w:t>
      </w:r>
      <w:r>
        <w:rPr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级</w:t>
      </w:r>
      <w:r>
        <w:rPr>
          <w:b/>
          <w:bCs/>
          <w:sz w:val="28"/>
        </w:rPr>
        <w:t xml:space="preserve"> </w:t>
      </w:r>
      <w:r>
        <w:rPr>
          <w:sz w:val="28"/>
          <w:u w:val="single"/>
        </w:rPr>
        <w:t xml:space="preserve">      </w:t>
      </w:r>
      <w:r w:rsidR="00B8782C">
        <w:rPr>
          <w:rFonts w:hint="eastAsia"/>
          <w:sz w:val="28"/>
          <w:u w:val="single"/>
        </w:rPr>
        <w:t>人工智能</w:t>
      </w:r>
      <w:r w:rsidR="00B8782C">
        <w:rPr>
          <w:rFonts w:hint="eastAsia"/>
          <w:sz w:val="28"/>
          <w:u w:val="single"/>
        </w:rPr>
        <w:t>2411</w:t>
      </w:r>
      <w:r>
        <w:rPr>
          <w:sz w:val="28"/>
          <w:u w:val="single"/>
        </w:rPr>
        <w:t xml:space="preserve"> </w:t>
      </w:r>
      <w:r w:rsidR="00B8782C"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 </w:t>
      </w:r>
    </w:p>
    <w:p w14:paraId="0101921E" w14:textId="77777777" w:rsidR="00891725" w:rsidRDefault="00000000">
      <w:pPr>
        <w:spacing w:before="100" w:beforeAutospacing="1" w:after="100" w:afterAutospacing="1" w:line="600" w:lineRule="auto"/>
        <w:ind w:firstLineChars="652" w:firstLine="1833"/>
        <w:rPr>
          <w:sz w:val="28"/>
          <w:u w:val="single"/>
        </w:rPr>
      </w:pPr>
      <w:r>
        <w:rPr>
          <w:rFonts w:hint="eastAsia"/>
          <w:b/>
          <w:bCs/>
          <w:sz w:val="28"/>
        </w:rPr>
        <w:t>学</w:t>
      </w:r>
      <w:r>
        <w:rPr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号</w:t>
      </w:r>
      <w:r>
        <w:rPr>
          <w:b/>
          <w:bCs/>
          <w:sz w:val="28"/>
        </w:rPr>
        <w:t xml:space="preserve"> </w:t>
      </w:r>
      <w:r>
        <w:rPr>
          <w:sz w:val="28"/>
          <w:u w:val="single"/>
        </w:rPr>
        <w:t xml:space="preserve">    </w:t>
      </w:r>
      <w:r w:rsidR="00B8782C"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 xml:space="preserve">  </w:t>
      </w:r>
      <w:r w:rsidR="00B8782C">
        <w:rPr>
          <w:rFonts w:hint="eastAsia"/>
          <w:sz w:val="28"/>
          <w:u w:val="single"/>
        </w:rPr>
        <w:t xml:space="preserve">2024028130     </w:t>
      </w:r>
      <w:r>
        <w:rPr>
          <w:sz w:val="28"/>
          <w:u w:val="single"/>
        </w:rPr>
        <w:t xml:space="preserve">  </w:t>
      </w:r>
    </w:p>
    <w:p w14:paraId="344F3B2D" w14:textId="77777777" w:rsidR="00891725" w:rsidRDefault="00000000">
      <w:pPr>
        <w:spacing w:before="100" w:beforeAutospacing="1" w:after="100" w:afterAutospacing="1" w:line="600" w:lineRule="auto"/>
        <w:ind w:firstLineChars="652" w:firstLine="1833"/>
      </w:pPr>
      <w:r>
        <w:rPr>
          <w:rFonts w:hint="eastAsia"/>
          <w:b/>
          <w:bCs/>
          <w:sz w:val="28"/>
        </w:rPr>
        <w:t>姓</w:t>
      </w:r>
      <w:r>
        <w:rPr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名</w:t>
      </w:r>
      <w:r>
        <w:rPr>
          <w:b/>
          <w:bCs/>
          <w:sz w:val="28"/>
        </w:rPr>
        <w:t xml:space="preserve"> </w:t>
      </w:r>
      <w:r>
        <w:rPr>
          <w:sz w:val="28"/>
          <w:u w:val="single"/>
        </w:rPr>
        <w:t xml:space="preserve">          </w:t>
      </w:r>
      <w:r w:rsidR="00B8782C">
        <w:rPr>
          <w:rFonts w:hint="eastAsia"/>
          <w:sz w:val="28"/>
          <w:u w:val="single"/>
        </w:rPr>
        <w:t>王思远</w:t>
      </w:r>
      <w:r>
        <w:rPr>
          <w:sz w:val="28"/>
          <w:u w:val="single"/>
        </w:rPr>
        <w:t xml:space="preserve">          </w:t>
      </w:r>
    </w:p>
    <w:p w14:paraId="5E9E029E" w14:textId="77777777" w:rsidR="00282D37" w:rsidRDefault="00282D37">
      <w:pPr>
        <w:tabs>
          <w:tab w:val="left" w:pos="1980"/>
        </w:tabs>
        <w:spacing w:before="100" w:beforeAutospacing="1" w:after="100" w:afterAutospacing="1" w:line="360" w:lineRule="exact"/>
        <w:jc w:val="center"/>
        <w:rPr>
          <w:b/>
          <w:bCs/>
          <w:sz w:val="28"/>
        </w:rPr>
      </w:pPr>
    </w:p>
    <w:p w14:paraId="6ED7417F" w14:textId="77777777" w:rsidR="008E2B26" w:rsidRDefault="008E2B26">
      <w:pPr>
        <w:tabs>
          <w:tab w:val="left" w:pos="1980"/>
        </w:tabs>
        <w:spacing w:before="100" w:beforeAutospacing="1" w:after="100" w:afterAutospacing="1" w:line="360" w:lineRule="exact"/>
        <w:jc w:val="center"/>
        <w:rPr>
          <w:b/>
          <w:bCs/>
          <w:sz w:val="28"/>
        </w:rPr>
      </w:pPr>
    </w:p>
    <w:p w14:paraId="52F8A26A" w14:textId="77777777" w:rsidR="008E2B26" w:rsidRDefault="008E2B26">
      <w:pPr>
        <w:tabs>
          <w:tab w:val="left" w:pos="1980"/>
        </w:tabs>
        <w:spacing w:before="100" w:beforeAutospacing="1" w:after="100" w:afterAutospacing="1" w:line="360" w:lineRule="exact"/>
        <w:jc w:val="center"/>
        <w:rPr>
          <w:b/>
          <w:bCs/>
          <w:sz w:val="28"/>
        </w:rPr>
      </w:pPr>
    </w:p>
    <w:p w14:paraId="277BB153" w14:textId="77777777" w:rsidR="00891725" w:rsidRPr="004F397F" w:rsidRDefault="00B8782C" w:rsidP="004F397F">
      <w:pPr>
        <w:tabs>
          <w:tab w:val="left" w:pos="1980"/>
        </w:tabs>
        <w:spacing w:before="100" w:beforeAutospacing="1" w:after="100" w:afterAutospacing="1" w:line="360" w:lineRule="exact"/>
        <w:jc w:val="center"/>
        <w:rPr>
          <w:b/>
          <w:bCs/>
          <w:sz w:val="28"/>
        </w:rPr>
        <w:sectPr w:rsidR="00891725" w:rsidRPr="004F397F">
          <w:headerReference w:type="default" r:id="rId7"/>
          <w:footerReference w:type="even" r:id="rId8"/>
          <w:footnotePr>
            <w:numRestart w:val="eachPage"/>
          </w:footnotePr>
          <w:pgSz w:w="11906" w:h="16838"/>
          <w:pgMar w:top="1134" w:right="1134" w:bottom="1134" w:left="1701" w:header="851" w:footer="992" w:gutter="0"/>
          <w:cols w:space="720"/>
          <w:docGrid w:linePitch="326"/>
        </w:sectPr>
      </w:pPr>
      <w:r>
        <w:rPr>
          <w:rFonts w:hint="eastAsia"/>
          <w:b/>
          <w:bCs/>
          <w:sz w:val="28"/>
        </w:rPr>
        <w:t>2026</w:t>
      </w:r>
      <w:r>
        <w:rPr>
          <w:rFonts w:hint="eastAsia"/>
          <w:b/>
          <w:bCs/>
          <w:sz w:val="28"/>
        </w:rPr>
        <w:t>年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 xml:space="preserve"> 6  </w:t>
      </w:r>
      <w:r>
        <w:rPr>
          <w:rFonts w:hint="eastAsia"/>
          <w:b/>
          <w:bCs/>
          <w:sz w:val="28"/>
        </w:rPr>
        <w:t>月</w:t>
      </w:r>
      <w:r>
        <w:rPr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 xml:space="preserve">3 </w:t>
      </w:r>
      <w:r>
        <w:rPr>
          <w:rFonts w:hint="eastAsia"/>
          <w:b/>
          <w:bCs/>
          <w:sz w:val="28"/>
        </w:rPr>
        <w:t>日</w:t>
      </w:r>
    </w:p>
    <w:p w14:paraId="4F4E7772" w14:textId="77777777" w:rsidR="00891725" w:rsidRDefault="00891725" w:rsidP="004F397F">
      <w:pPr>
        <w:rPr>
          <w:rFonts w:ascii="黑体" w:eastAsia="黑体"/>
          <w:bCs/>
          <w:sz w:val="32"/>
          <w:szCs w:val="32"/>
        </w:rPr>
      </w:pPr>
    </w:p>
    <w:p w14:paraId="10493665" w14:textId="77777777" w:rsidR="00891725" w:rsidRDefault="00000000">
      <w:pPr>
        <w:jc w:val="center"/>
        <w:rPr>
          <w:rFonts w:ascii="黑体" w:eastAsia="黑体"/>
          <w:bCs/>
          <w:sz w:val="32"/>
          <w:szCs w:val="32"/>
        </w:rPr>
      </w:pPr>
      <w:r>
        <w:rPr>
          <w:rFonts w:ascii="黑体" w:eastAsia="黑体" w:hint="eastAsia"/>
          <w:bCs/>
          <w:sz w:val="32"/>
          <w:szCs w:val="32"/>
        </w:rPr>
        <w:t>目</w:t>
      </w:r>
      <w:r w:rsidR="004F397F">
        <w:rPr>
          <w:rFonts w:ascii="黑体" w:eastAsia="黑体" w:hint="eastAsia"/>
          <w:bCs/>
          <w:sz w:val="32"/>
          <w:szCs w:val="32"/>
        </w:rPr>
        <w:t xml:space="preserve">  </w:t>
      </w:r>
      <w:r>
        <w:rPr>
          <w:rFonts w:ascii="黑体" w:eastAsia="黑体" w:hint="eastAsia"/>
          <w:bCs/>
          <w:sz w:val="32"/>
          <w:szCs w:val="32"/>
        </w:rPr>
        <w:t>录</w:t>
      </w:r>
    </w:p>
    <w:p w14:paraId="63B87C55" w14:textId="77777777" w:rsidR="004F397F" w:rsidRDefault="004F397F">
      <w:pPr>
        <w:jc w:val="center"/>
        <w:rPr>
          <w:rFonts w:ascii="黑体" w:eastAsia="黑体"/>
          <w:bCs/>
          <w:sz w:val="32"/>
          <w:szCs w:val="32"/>
        </w:rPr>
      </w:pPr>
    </w:p>
    <w:p w14:paraId="3786B932" w14:textId="77777777" w:rsidR="00891725" w:rsidRDefault="00000000">
      <w:pPr>
        <w:spacing w:line="360" w:lineRule="auto"/>
      </w:pPr>
      <w:r>
        <w:rPr>
          <w:rFonts w:ascii="黑体" w:eastAsia="黑体" w:hint="eastAsia"/>
          <w:sz w:val="28"/>
          <w:szCs w:val="28"/>
        </w:rPr>
        <w:t xml:space="preserve">第一章 </w:t>
      </w:r>
      <w:r w:rsidR="00B8782C">
        <w:rPr>
          <w:rFonts w:ascii="黑体" w:eastAsia="黑体" w:hAnsi="宋体" w:hint="eastAsia"/>
          <w:sz w:val="28"/>
          <w:szCs w:val="28"/>
        </w:rPr>
        <w:t>赛题分析</w:t>
      </w:r>
      <w:r>
        <w:rPr>
          <w:rFonts w:ascii="黑体" w:eastAsia="黑体" w:hAnsi="宋体" w:hint="eastAsia"/>
          <w:sz w:val="28"/>
          <w:szCs w:val="28"/>
        </w:rPr>
        <w:t xml:space="preserve"> </w:t>
      </w:r>
      <w:r>
        <w:rPr>
          <w:rFonts w:ascii="黑体" w:eastAsia="黑体" w:hint="eastAsia"/>
          <w:szCs w:val="21"/>
        </w:rPr>
        <w:t>-----</w:t>
      </w:r>
      <w:r w:rsidR="00B8782C">
        <w:rPr>
          <w:rFonts w:ascii="黑体" w:eastAsia="黑体" w:hint="eastAsia"/>
          <w:szCs w:val="21"/>
        </w:rPr>
        <w:t>--------------</w:t>
      </w:r>
      <w:r>
        <w:rPr>
          <w:rFonts w:ascii="黑体" w:eastAsia="黑体" w:hint="eastAsia"/>
          <w:szCs w:val="21"/>
        </w:rPr>
        <w:t>-------------------------------------------</w:t>
      </w:r>
      <w:r>
        <w:rPr>
          <w:rFonts w:ascii="黑体" w:eastAsia="黑体" w:hint="eastAsia"/>
          <w:sz w:val="28"/>
          <w:szCs w:val="28"/>
        </w:rPr>
        <w:t xml:space="preserve"> </w:t>
      </w:r>
      <w:r w:rsidR="00921922">
        <w:rPr>
          <w:rFonts w:ascii="黑体" w:eastAsia="黑体" w:hint="eastAsia"/>
          <w:sz w:val="28"/>
          <w:szCs w:val="28"/>
        </w:rPr>
        <w:t>4</w:t>
      </w:r>
    </w:p>
    <w:p w14:paraId="467B97B8" w14:textId="77777777" w:rsidR="00891725" w:rsidRDefault="00000000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1.1 </w:t>
      </w:r>
      <w:r w:rsidR="00B8782C">
        <w:rPr>
          <w:rFonts w:ascii="宋体" w:hAnsi="宋体" w:hint="eastAsia"/>
          <w:sz w:val="24"/>
        </w:rPr>
        <w:t>背景介绍</w:t>
      </w:r>
      <w:r>
        <w:rPr>
          <w:rFonts w:ascii="宋体" w:hAnsi="宋体" w:hint="eastAsia"/>
          <w:szCs w:val="21"/>
        </w:rPr>
        <w:t>---------------------</w:t>
      </w:r>
      <w:r w:rsidR="00B8782C">
        <w:rPr>
          <w:rFonts w:ascii="宋体" w:hAnsi="宋体" w:hint="eastAsia"/>
          <w:szCs w:val="21"/>
        </w:rPr>
        <w:t>---------</w:t>
      </w:r>
      <w:r>
        <w:rPr>
          <w:rFonts w:ascii="宋体" w:hAnsi="宋体" w:hint="eastAsia"/>
          <w:szCs w:val="21"/>
        </w:rPr>
        <w:t>--------------------------------------</w:t>
      </w:r>
      <w:r>
        <w:rPr>
          <w:rFonts w:ascii="宋体" w:hAnsi="宋体" w:hint="eastAsia"/>
          <w:sz w:val="24"/>
        </w:rPr>
        <w:t xml:space="preserve"> </w:t>
      </w:r>
      <w:r w:rsidR="00921922">
        <w:rPr>
          <w:rFonts w:ascii="宋体" w:hAnsi="宋体" w:hint="eastAsia"/>
          <w:sz w:val="24"/>
        </w:rPr>
        <w:t>4</w:t>
      </w:r>
    </w:p>
    <w:p w14:paraId="0E783E8B" w14:textId="5CB8FC98" w:rsidR="00891725" w:rsidRDefault="00000000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1.2 </w:t>
      </w:r>
      <w:r w:rsidR="00B8782C">
        <w:rPr>
          <w:rFonts w:ascii="宋体" w:hAnsi="宋体" w:hint="eastAsia"/>
          <w:sz w:val="24"/>
        </w:rPr>
        <w:t>数据集描述</w:t>
      </w:r>
      <w:r>
        <w:rPr>
          <w:rFonts w:ascii="宋体" w:hAnsi="宋体" w:hint="eastAsia"/>
          <w:szCs w:val="21"/>
        </w:rPr>
        <w:t>----------------------</w:t>
      </w:r>
      <w:r w:rsidR="00B8782C">
        <w:rPr>
          <w:rFonts w:ascii="宋体" w:hAnsi="宋体" w:hint="eastAsia"/>
          <w:szCs w:val="21"/>
        </w:rPr>
        <w:t>----------</w:t>
      </w:r>
      <w:r>
        <w:rPr>
          <w:rFonts w:ascii="宋体" w:hAnsi="宋体" w:hint="eastAsia"/>
          <w:szCs w:val="21"/>
        </w:rPr>
        <w:t>---------------------------------</w:t>
      </w:r>
      <w:r w:rsidR="00921922">
        <w:rPr>
          <w:rFonts w:ascii="宋体" w:hAnsi="宋体" w:hint="eastAsia"/>
          <w:szCs w:val="21"/>
        </w:rPr>
        <w:t xml:space="preserve">- </w:t>
      </w:r>
      <w:r w:rsidR="00D25969">
        <w:rPr>
          <w:rFonts w:ascii="宋体" w:hAnsi="宋体" w:hint="eastAsia"/>
          <w:sz w:val="24"/>
        </w:rPr>
        <w:t>5</w:t>
      </w:r>
    </w:p>
    <w:p w14:paraId="36042606" w14:textId="5B1718B4" w:rsidR="00891725" w:rsidRDefault="00000000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1.3 </w:t>
      </w:r>
      <w:r w:rsidR="00B8782C">
        <w:rPr>
          <w:rFonts w:ascii="宋体" w:hAnsi="宋体" w:hint="eastAsia"/>
          <w:sz w:val="24"/>
        </w:rPr>
        <w:t>评价指标</w:t>
      </w:r>
      <w:r>
        <w:rPr>
          <w:rFonts w:ascii="宋体" w:hAnsi="宋体" w:hint="eastAsia"/>
          <w:szCs w:val="21"/>
        </w:rPr>
        <w:t>------------------</w:t>
      </w:r>
      <w:r w:rsidR="00B8782C">
        <w:rPr>
          <w:rFonts w:ascii="宋体" w:hAnsi="宋体" w:hint="eastAsia"/>
          <w:szCs w:val="21"/>
        </w:rPr>
        <w:t>------------</w:t>
      </w:r>
      <w:r>
        <w:rPr>
          <w:rFonts w:ascii="宋体" w:hAnsi="宋体" w:hint="eastAsia"/>
          <w:szCs w:val="21"/>
        </w:rPr>
        <w:t>------------------------------------</w:t>
      </w:r>
      <w:r w:rsidR="00921922">
        <w:rPr>
          <w:rFonts w:ascii="宋体" w:hAnsi="宋体" w:hint="eastAsia"/>
          <w:szCs w:val="21"/>
        </w:rPr>
        <w:t>--</w:t>
      </w:r>
      <w:r>
        <w:rPr>
          <w:rFonts w:ascii="宋体" w:hAnsi="宋体" w:hint="eastAsia"/>
          <w:sz w:val="24"/>
        </w:rPr>
        <w:t xml:space="preserve"> </w:t>
      </w:r>
      <w:r w:rsidR="00D25969">
        <w:rPr>
          <w:rFonts w:ascii="宋体" w:hAnsi="宋体" w:hint="eastAsia"/>
          <w:sz w:val="24"/>
        </w:rPr>
        <w:t>6</w:t>
      </w:r>
    </w:p>
    <w:p w14:paraId="5833919D" w14:textId="13C65BE6" w:rsidR="00891725" w:rsidRDefault="00000000">
      <w:pPr>
        <w:spacing w:line="360" w:lineRule="auto"/>
      </w:pPr>
      <w:r>
        <w:rPr>
          <w:rFonts w:ascii="黑体" w:eastAsia="黑体" w:hint="eastAsia"/>
          <w:sz w:val="28"/>
          <w:szCs w:val="28"/>
        </w:rPr>
        <w:t xml:space="preserve">第二章 </w:t>
      </w:r>
      <w:r w:rsidR="00B8782C">
        <w:rPr>
          <w:rFonts w:ascii="黑体" w:eastAsia="黑体" w:hAnsi="宋体" w:hint="eastAsia"/>
          <w:sz w:val="28"/>
          <w:szCs w:val="28"/>
        </w:rPr>
        <w:t>数据探索(EDA)</w:t>
      </w:r>
      <w:r>
        <w:rPr>
          <w:rFonts w:ascii="黑体" w:eastAsia="黑体" w:hAnsi="宋体" w:hint="eastAsia"/>
          <w:sz w:val="28"/>
          <w:szCs w:val="28"/>
        </w:rPr>
        <w:t xml:space="preserve"> </w:t>
      </w:r>
      <w:r>
        <w:rPr>
          <w:rFonts w:ascii="黑体" w:eastAsia="黑体" w:hint="eastAsia"/>
          <w:szCs w:val="21"/>
        </w:rPr>
        <w:t>----</w:t>
      </w:r>
      <w:r w:rsidR="00B8782C">
        <w:rPr>
          <w:rFonts w:ascii="黑体" w:eastAsia="黑体" w:hint="eastAsia"/>
          <w:szCs w:val="21"/>
        </w:rPr>
        <w:t>----</w:t>
      </w:r>
      <w:r>
        <w:rPr>
          <w:rFonts w:ascii="黑体" w:eastAsia="黑体" w:hint="eastAsia"/>
          <w:szCs w:val="21"/>
        </w:rPr>
        <w:t>------------------------------------------------</w:t>
      </w:r>
      <w:r w:rsidR="00921922">
        <w:rPr>
          <w:rFonts w:ascii="黑体" w:eastAsia="黑体" w:hint="eastAsia"/>
          <w:szCs w:val="21"/>
        </w:rPr>
        <w:t xml:space="preserve"> </w:t>
      </w:r>
      <w:r w:rsidR="00D25969">
        <w:rPr>
          <w:rFonts w:ascii="黑体" w:eastAsia="黑体" w:hint="eastAsia"/>
          <w:sz w:val="28"/>
          <w:szCs w:val="28"/>
        </w:rPr>
        <w:t>6</w:t>
      </w:r>
    </w:p>
    <w:p w14:paraId="4D662148" w14:textId="61C0C1A4" w:rsidR="00891725" w:rsidRDefault="00000000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2.1 </w:t>
      </w:r>
      <w:r w:rsidR="00B8782C">
        <w:rPr>
          <w:rFonts w:ascii="宋体" w:hAnsi="宋体" w:hint="eastAsia"/>
          <w:sz w:val="24"/>
        </w:rPr>
        <w:t>数据概括</w:t>
      </w:r>
      <w:r>
        <w:rPr>
          <w:rFonts w:ascii="宋体" w:hAnsi="宋体" w:hint="eastAsia"/>
          <w:szCs w:val="21"/>
        </w:rPr>
        <w:t>-----------------</w:t>
      </w:r>
      <w:r w:rsidR="00B8782C">
        <w:rPr>
          <w:rFonts w:ascii="宋体" w:hAnsi="宋体" w:hint="eastAsia"/>
          <w:szCs w:val="21"/>
        </w:rPr>
        <w:t>------</w:t>
      </w:r>
      <w:r>
        <w:rPr>
          <w:rFonts w:ascii="宋体" w:hAnsi="宋体" w:hint="eastAsia"/>
          <w:szCs w:val="21"/>
        </w:rPr>
        <w:t>--------------------------------------------</w:t>
      </w:r>
      <w:r w:rsidR="00921922">
        <w:rPr>
          <w:rFonts w:ascii="宋体" w:hAnsi="宋体" w:hint="eastAsia"/>
          <w:szCs w:val="21"/>
        </w:rPr>
        <w:t>-</w:t>
      </w:r>
      <w:r>
        <w:rPr>
          <w:rFonts w:ascii="宋体" w:hAnsi="宋体" w:hint="eastAsia"/>
          <w:sz w:val="24"/>
        </w:rPr>
        <w:t xml:space="preserve"> </w:t>
      </w:r>
      <w:r w:rsidR="00D25969">
        <w:rPr>
          <w:rFonts w:ascii="宋体" w:hAnsi="宋体" w:hint="eastAsia"/>
          <w:sz w:val="24"/>
        </w:rPr>
        <w:t>6</w:t>
      </w:r>
    </w:p>
    <w:p w14:paraId="62179A8D" w14:textId="26A5EDCD" w:rsidR="00891725" w:rsidRDefault="00000000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2.2 </w:t>
      </w:r>
      <w:r w:rsidR="00B8782C">
        <w:rPr>
          <w:rFonts w:ascii="宋体" w:hAnsi="宋体" w:hint="eastAsia"/>
          <w:sz w:val="24"/>
        </w:rPr>
        <w:t>异常值处理</w:t>
      </w:r>
      <w:r>
        <w:rPr>
          <w:rFonts w:ascii="宋体" w:hAnsi="宋体" w:hint="eastAsia"/>
          <w:szCs w:val="21"/>
        </w:rPr>
        <w:t>-------------------------</w:t>
      </w:r>
      <w:r w:rsidR="00B8782C">
        <w:rPr>
          <w:rFonts w:ascii="宋体" w:hAnsi="宋体" w:hint="eastAsia"/>
          <w:szCs w:val="21"/>
        </w:rPr>
        <w:t>-----------</w:t>
      </w:r>
      <w:r>
        <w:rPr>
          <w:rFonts w:ascii="宋体" w:hAnsi="宋体" w:hint="eastAsia"/>
          <w:szCs w:val="21"/>
        </w:rPr>
        <w:t>-----------------------------</w:t>
      </w:r>
      <w:r w:rsidR="00921922">
        <w:rPr>
          <w:rFonts w:ascii="宋体" w:hAnsi="宋体" w:hint="eastAsia"/>
          <w:szCs w:val="21"/>
        </w:rPr>
        <w:t>-</w:t>
      </w:r>
      <w:r>
        <w:rPr>
          <w:rFonts w:ascii="宋体" w:hAnsi="宋体" w:hint="eastAsia"/>
          <w:sz w:val="24"/>
        </w:rPr>
        <w:t xml:space="preserve"> </w:t>
      </w:r>
      <w:r w:rsidR="00D25969">
        <w:rPr>
          <w:rFonts w:ascii="宋体" w:hAnsi="宋体" w:hint="eastAsia"/>
          <w:sz w:val="24"/>
        </w:rPr>
        <w:t>8</w:t>
      </w:r>
    </w:p>
    <w:p w14:paraId="3E90F36E" w14:textId="4562F784" w:rsidR="00891725" w:rsidRDefault="00000000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 xml:space="preserve">第三章 </w:t>
      </w:r>
      <w:r w:rsidR="00B8782C">
        <w:rPr>
          <w:rFonts w:ascii="黑体" w:eastAsia="黑体" w:hAnsi="宋体" w:hint="eastAsia"/>
          <w:sz w:val="28"/>
          <w:szCs w:val="28"/>
        </w:rPr>
        <w:t>特征工程</w:t>
      </w:r>
      <w:r>
        <w:rPr>
          <w:rFonts w:ascii="黑体" w:eastAsia="黑体" w:hint="eastAsia"/>
          <w:szCs w:val="21"/>
        </w:rPr>
        <w:t>------------</w:t>
      </w:r>
      <w:r w:rsidR="00B8782C">
        <w:rPr>
          <w:rFonts w:ascii="宋体" w:hAnsi="宋体" w:hint="eastAsia"/>
          <w:szCs w:val="21"/>
        </w:rPr>
        <w:t>----------------</w:t>
      </w:r>
      <w:r>
        <w:rPr>
          <w:rFonts w:ascii="黑体" w:eastAsia="黑体" w:hint="eastAsia"/>
          <w:szCs w:val="21"/>
        </w:rPr>
        <w:t>-----------------------------------</w:t>
      </w:r>
      <w:r w:rsidR="00921922">
        <w:rPr>
          <w:rFonts w:ascii="宋体" w:hAnsi="宋体" w:hint="eastAsia"/>
          <w:szCs w:val="21"/>
        </w:rPr>
        <w:t>-</w:t>
      </w:r>
      <w:r>
        <w:rPr>
          <w:rFonts w:ascii="黑体" w:eastAsia="黑体" w:hint="eastAsia"/>
          <w:sz w:val="28"/>
          <w:szCs w:val="28"/>
        </w:rPr>
        <w:t xml:space="preserve"> </w:t>
      </w:r>
      <w:r w:rsidR="00B773B1">
        <w:rPr>
          <w:rFonts w:ascii="黑体" w:eastAsia="黑体" w:hint="eastAsia"/>
          <w:sz w:val="28"/>
          <w:szCs w:val="28"/>
        </w:rPr>
        <w:t>9</w:t>
      </w:r>
    </w:p>
    <w:p w14:paraId="59D7A57E" w14:textId="1B62E3CC" w:rsidR="00B8782C" w:rsidRDefault="00B8782C" w:rsidP="00B8782C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3.1 数据标准化</w:t>
      </w:r>
      <w:r>
        <w:rPr>
          <w:rFonts w:ascii="宋体" w:hAnsi="宋体" w:hint="eastAsia"/>
          <w:szCs w:val="21"/>
        </w:rPr>
        <w:t>----------------------------------------------------------------</w:t>
      </w:r>
      <w:r w:rsidR="00921922">
        <w:rPr>
          <w:rFonts w:ascii="宋体" w:hAnsi="宋体" w:hint="eastAsia"/>
          <w:szCs w:val="21"/>
        </w:rPr>
        <w:t>--</w:t>
      </w:r>
      <w:r>
        <w:rPr>
          <w:rFonts w:ascii="宋体" w:hAnsi="宋体" w:hint="eastAsia"/>
          <w:sz w:val="24"/>
        </w:rPr>
        <w:t xml:space="preserve"> </w:t>
      </w:r>
      <w:r w:rsidR="00B773B1">
        <w:rPr>
          <w:rFonts w:ascii="宋体" w:hAnsi="宋体" w:hint="eastAsia"/>
          <w:sz w:val="24"/>
        </w:rPr>
        <w:t>9</w:t>
      </w:r>
    </w:p>
    <w:p w14:paraId="40F4A725" w14:textId="577E22F8" w:rsidR="00B8782C" w:rsidRDefault="00B8782C" w:rsidP="00B8782C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3.2 PCA</w:t>
      </w:r>
      <w:proofErr w:type="gramStart"/>
      <w:r>
        <w:rPr>
          <w:rFonts w:ascii="宋体" w:hAnsi="宋体" w:hint="eastAsia"/>
          <w:sz w:val="24"/>
        </w:rPr>
        <w:t>降维</w:t>
      </w:r>
      <w:proofErr w:type="gramEnd"/>
      <w:r>
        <w:rPr>
          <w:rFonts w:ascii="宋体" w:hAnsi="宋体" w:hint="eastAsia"/>
          <w:szCs w:val="21"/>
        </w:rPr>
        <w:t>--------------------------------------------------------------------</w:t>
      </w:r>
      <w:r w:rsidR="00921922">
        <w:rPr>
          <w:rFonts w:ascii="宋体" w:hAnsi="宋体" w:hint="eastAsia"/>
          <w:szCs w:val="21"/>
        </w:rPr>
        <w:t>-</w:t>
      </w:r>
      <w:r>
        <w:rPr>
          <w:rFonts w:ascii="宋体" w:hAnsi="宋体" w:hint="eastAsia"/>
          <w:sz w:val="24"/>
        </w:rPr>
        <w:t xml:space="preserve"> </w:t>
      </w:r>
      <w:r w:rsidR="00B773B1">
        <w:rPr>
          <w:rFonts w:ascii="宋体" w:hAnsi="宋体" w:hint="eastAsia"/>
          <w:sz w:val="24"/>
        </w:rPr>
        <w:t>9</w:t>
      </w:r>
    </w:p>
    <w:p w14:paraId="04BCFE27" w14:textId="29CBD402" w:rsidR="00B8782C" w:rsidRDefault="00B8782C" w:rsidP="00B8782C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3.3 特征构造</w:t>
      </w:r>
      <w:r w:rsidR="00921922"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进阶</w:t>
      </w:r>
      <w:r w:rsidR="00921922">
        <w:rPr>
          <w:rFonts w:ascii="宋体" w:hAnsi="宋体" w:hint="eastAsia"/>
          <w:sz w:val="24"/>
        </w:rPr>
        <w:t>）</w:t>
      </w:r>
      <w:r>
        <w:rPr>
          <w:rFonts w:ascii="宋体" w:hAnsi="宋体" w:hint="eastAsia"/>
          <w:szCs w:val="21"/>
        </w:rPr>
        <w:t>----------------------------------------------------------</w:t>
      </w:r>
      <w:r w:rsidR="00921922">
        <w:rPr>
          <w:rFonts w:ascii="宋体" w:hAnsi="宋体" w:hint="eastAsia"/>
          <w:szCs w:val="21"/>
        </w:rPr>
        <w:t>--</w:t>
      </w:r>
      <w:r>
        <w:rPr>
          <w:rFonts w:ascii="宋体" w:hAnsi="宋体" w:hint="eastAsia"/>
          <w:sz w:val="24"/>
        </w:rPr>
        <w:t xml:space="preserve"> </w:t>
      </w:r>
      <w:r w:rsidR="00B773B1">
        <w:rPr>
          <w:rFonts w:ascii="宋体" w:hAnsi="宋体" w:hint="eastAsia"/>
          <w:sz w:val="24"/>
        </w:rPr>
        <w:t>10</w:t>
      </w:r>
    </w:p>
    <w:p w14:paraId="616ECB20" w14:textId="325097A4" w:rsidR="00B8782C" w:rsidRDefault="00B8782C" w:rsidP="00B8782C">
      <w:pPr>
        <w:spacing w:line="360" w:lineRule="auto"/>
        <w:rPr>
          <w:rFonts w:hint="eastAsia"/>
        </w:rPr>
      </w:pPr>
      <w:r>
        <w:rPr>
          <w:rFonts w:ascii="黑体" w:eastAsia="黑体" w:hint="eastAsia"/>
          <w:sz w:val="28"/>
          <w:szCs w:val="28"/>
        </w:rPr>
        <w:t xml:space="preserve">第四章 </w:t>
      </w:r>
      <w:r>
        <w:rPr>
          <w:rFonts w:ascii="黑体" w:eastAsia="黑体" w:hAnsi="宋体" w:hint="eastAsia"/>
          <w:sz w:val="28"/>
          <w:szCs w:val="28"/>
        </w:rPr>
        <w:t>模型训练</w:t>
      </w:r>
      <w:r>
        <w:rPr>
          <w:rFonts w:ascii="黑体" w:eastAsia="黑体" w:hint="eastAsia"/>
          <w:szCs w:val="21"/>
        </w:rPr>
        <w:t>-------------------------------------------------------</w:t>
      </w:r>
      <w:r w:rsidR="00B773B1">
        <w:rPr>
          <w:rFonts w:ascii="黑体" w:eastAsia="黑体" w:hint="eastAsia"/>
          <w:szCs w:val="21"/>
        </w:rPr>
        <w:t>---</w:t>
      </w:r>
      <w:r>
        <w:rPr>
          <w:rFonts w:ascii="黑体" w:eastAsia="黑体" w:hint="eastAsia"/>
          <w:szCs w:val="21"/>
        </w:rPr>
        <w:t>--</w:t>
      </w:r>
      <w:r w:rsidR="00B773B1">
        <w:rPr>
          <w:rFonts w:ascii="黑体" w:eastAsia="黑体" w:hint="eastAsia"/>
          <w:szCs w:val="21"/>
        </w:rPr>
        <w:t>-</w:t>
      </w:r>
      <w:r>
        <w:rPr>
          <w:rFonts w:ascii="黑体" w:eastAsia="黑体" w:hint="eastAsia"/>
          <w:szCs w:val="21"/>
        </w:rPr>
        <w:t>-</w:t>
      </w:r>
      <w:r w:rsidR="00921922">
        <w:rPr>
          <w:rFonts w:ascii="黑体" w:eastAsia="黑体" w:hint="eastAsia"/>
          <w:szCs w:val="21"/>
        </w:rPr>
        <w:t xml:space="preserve"> </w:t>
      </w:r>
      <w:r w:rsidR="00B773B1">
        <w:rPr>
          <w:rFonts w:ascii="黑体" w:eastAsia="黑体" w:hint="eastAsia"/>
          <w:sz w:val="28"/>
          <w:szCs w:val="28"/>
        </w:rPr>
        <w:t>10</w:t>
      </w:r>
    </w:p>
    <w:p w14:paraId="727363DD" w14:textId="23023C2B" w:rsidR="00B8782C" w:rsidRDefault="00B8782C" w:rsidP="00B8782C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4.1 数据划分</w:t>
      </w:r>
      <w:r>
        <w:rPr>
          <w:rFonts w:ascii="宋体" w:hAnsi="宋体" w:hint="eastAsia"/>
          <w:szCs w:val="21"/>
        </w:rPr>
        <w:t>-----------------------------------------------------------------</w:t>
      </w:r>
      <w:r w:rsidR="00921922">
        <w:rPr>
          <w:rFonts w:ascii="宋体" w:hAnsi="宋体" w:hint="eastAsia"/>
          <w:szCs w:val="21"/>
        </w:rPr>
        <w:t>-</w:t>
      </w:r>
      <w:r>
        <w:rPr>
          <w:rFonts w:ascii="宋体" w:hAnsi="宋体" w:hint="eastAsia"/>
          <w:sz w:val="24"/>
        </w:rPr>
        <w:t xml:space="preserve"> </w:t>
      </w:r>
      <w:r w:rsidR="00B773B1">
        <w:rPr>
          <w:rFonts w:ascii="宋体" w:hAnsi="宋体" w:hint="eastAsia"/>
          <w:sz w:val="24"/>
        </w:rPr>
        <w:t>10</w:t>
      </w:r>
    </w:p>
    <w:p w14:paraId="4FCAFBF0" w14:textId="6700115C" w:rsidR="00B8782C" w:rsidRDefault="00B8782C" w:rsidP="00B8782C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4.2 模型选择与参数配置</w:t>
      </w:r>
      <w:r>
        <w:rPr>
          <w:rFonts w:ascii="宋体" w:hAnsi="宋体" w:hint="eastAsia"/>
          <w:szCs w:val="21"/>
        </w:rPr>
        <w:t>-----------------------------------------------------</w:t>
      </w:r>
      <w:r w:rsidR="00921922">
        <w:rPr>
          <w:rFonts w:ascii="宋体" w:hAnsi="宋体" w:hint="eastAsia"/>
          <w:szCs w:val="21"/>
        </w:rPr>
        <w:t xml:space="preserve">-- </w:t>
      </w:r>
      <w:r w:rsidR="00B773B1">
        <w:rPr>
          <w:rFonts w:ascii="宋体" w:hAnsi="宋体" w:hint="eastAsia"/>
          <w:sz w:val="24"/>
        </w:rPr>
        <w:t>10</w:t>
      </w:r>
      <w:r>
        <w:rPr>
          <w:rFonts w:ascii="宋体" w:hAnsi="宋体" w:hint="eastAsia"/>
          <w:sz w:val="24"/>
        </w:rPr>
        <w:t xml:space="preserve"> </w:t>
      </w:r>
    </w:p>
    <w:p w14:paraId="392FFA55" w14:textId="0E2036B6" w:rsidR="00B8782C" w:rsidRDefault="00B8782C" w:rsidP="00B8782C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4.3 实验结果对比</w:t>
      </w:r>
      <w:r>
        <w:rPr>
          <w:rFonts w:ascii="宋体" w:hAnsi="宋体" w:hint="eastAsia"/>
          <w:szCs w:val="21"/>
        </w:rPr>
        <w:t>--</w:t>
      </w:r>
      <w:r w:rsidR="00270174">
        <w:rPr>
          <w:rFonts w:ascii="宋体" w:hAnsi="宋体" w:hint="eastAsia"/>
          <w:szCs w:val="21"/>
        </w:rPr>
        <w:t>-----------</w:t>
      </w:r>
      <w:r>
        <w:rPr>
          <w:rFonts w:ascii="宋体" w:hAnsi="宋体" w:hint="eastAsia"/>
          <w:szCs w:val="21"/>
        </w:rPr>
        <w:t>-------------------------------------------------</w:t>
      </w:r>
      <w:r>
        <w:rPr>
          <w:rFonts w:ascii="宋体" w:hAnsi="宋体" w:hint="eastAsia"/>
          <w:sz w:val="24"/>
        </w:rPr>
        <w:t xml:space="preserve"> </w:t>
      </w:r>
      <w:r w:rsidR="00B773B1">
        <w:rPr>
          <w:rFonts w:ascii="宋体" w:hAnsi="宋体" w:hint="eastAsia"/>
          <w:sz w:val="24"/>
        </w:rPr>
        <w:t>12</w:t>
      </w:r>
    </w:p>
    <w:p w14:paraId="00A3680C" w14:textId="5081527D" w:rsidR="00B8782C" w:rsidRDefault="00B8782C" w:rsidP="00B8782C">
      <w:pPr>
        <w:spacing w:line="360" w:lineRule="auto"/>
        <w:rPr>
          <w:rFonts w:hint="eastAsia"/>
        </w:rPr>
      </w:pPr>
      <w:r>
        <w:rPr>
          <w:rFonts w:ascii="黑体" w:eastAsia="黑体" w:hint="eastAsia"/>
          <w:sz w:val="28"/>
          <w:szCs w:val="28"/>
        </w:rPr>
        <w:t>第</w:t>
      </w:r>
      <w:r w:rsidR="00270174">
        <w:rPr>
          <w:rFonts w:ascii="黑体" w:eastAsia="黑体" w:hint="eastAsia"/>
          <w:sz w:val="28"/>
          <w:szCs w:val="28"/>
        </w:rPr>
        <w:t>五</w:t>
      </w:r>
      <w:r>
        <w:rPr>
          <w:rFonts w:ascii="黑体" w:eastAsia="黑体" w:hint="eastAsia"/>
          <w:sz w:val="28"/>
          <w:szCs w:val="28"/>
        </w:rPr>
        <w:t xml:space="preserve">章 </w:t>
      </w:r>
      <w:r w:rsidR="00270174">
        <w:rPr>
          <w:rFonts w:ascii="黑体" w:eastAsia="黑体" w:hAnsi="宋体" w:hint="eastAsia"/>
          <w:sz w:val="28"/>
          <w:szCs w:val="28"/>
        </w:rPr>
        <w:t>模型验证</w:t>
      </w:r>
      <w:r>
        <w:rPr>
          <w:rFonts w:ascii="黑体" w:eastAsia="黑体" w:hint="eastAsia"/>
          <w:szCs w:val="21"/>
        </w:rPr>
        <w:t>----</w:t>
      </w:r>
      <w:r w:rsidR="00270174">
        <w:rPr>
          <w:rFonts w:ascii="宋体" w:hAnsi="宋体" w:hint="eastAsia"/>
          <w:szCs w:val="21"/>
        </w:rPr>
        <w:t>------------</w:t>
      </w:r>
      <w:r>
        <w:rPr>
          <w:rFonts w:ascii="黑体" w:eastAsia="黑体" w:hint="eastAsia"/>
          <w:szCs w:val="21"/>
        </w:rPr>
        <w:t>--------------------------------------------</w:t>
      </w:r>
      <w:r w:rsidR="00921922">
        <w:rPr>
          <w:rFonts w:ascii="黑体" w:eastAsia="黑体" w:hint="eastAsia"/>
          <w:szCs w:val="21"/>
        </w:rPr>
        <w:t xml:space="preserve">-- </w:t>
      </w:r>
      <w:r w:rsidR="00B773B1">
        <w:rPr>
          <w:rFonts w:ascii="黑体" w:eastAsia="黑体" w:hint="eastAsia"/>
          <w:sz w:val="28"/>
          <w:szCs w:val="28"/>
        </w:rPr>
        <w:t>14</w:t>
      </w:r>
    </w:p>
    <w:p w14:paraId="17DB4DAF" w14:textId="1D0C9AD4" w:rsidR="00B8782C" w:rsidRDefault="00270174" w:rsidP="00B8782C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5</w:t>
      </w:r>
      <w:r w:rsidR="00B8782C">
        <w:rPr>
          <w:rFonts w:ascii="宋体" w:hAnsi="宋体" w:hint="eastAsia"/>
          <w:sz w:val="24"/>
        </w:rPr>
        <w:t xml:space="preserve">.1 </w:t>
      </w:r>
      <w:r>
        <w:rPr>
          <w:rFonts w:ascii="宋体" w:hAnsi="宋体" w:hint="eastAsia"/>
          <w:sz w:val="24"/>
        </w:rPr>
        <w:t>交叉验证</w:t>
      </w:r>
      <w:r w:rsidR="00B8782C">
        <w:rPr>
          <w:rFonts w:ascii="宋体" w:hAnsi="宋体" w:hint="eastAsia"/>
          <w:szCs w:val="21"/>
        </w:rPr>
        <w:t>-------------------------------------------------------------------</w:t>
      </w:r>
      <w:r w:rsidR="00B8782C">
        <w:rPr>
          <w:rFonts w:ascii="宋体" w:hAnsi="宋体" w:hint="eastAsia"/>
          <w:sz w:val="24"/>
        </w:rPr>
        <w:t xml:space="preserve"> </w:t>
      </w:r>
      <w:r w:rsidR="00B773B1">
        <w:rPr>
          <w:rFonts w:ascii="宋体" w:hAnsi="宋体" w:hint="eastAsia"/>
          <w:sz w:val="24"/>
        </w:rPr>
        <w:t>14</w:t>
      </w:r>
    </w:p>
    <w:p w14:paraId="533FE454" w14:textId="0AC5F12E" w:rsidR="00270174" w:rsidRDefault="00270174" w:rsidP="00270174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5.2 学习曲线分析</w:t>
      </w:r>
      <w:r>
        <w:rPr>
          <w:rFonts w:ascii="宋体" w:hAnsi="宋体" w:hint="eastAsia"/>
          <w:szCs w:val="21"/>
        </w:rPr>
        <w:t>--------------------------------------------------------------</w:t>
      </w:r>
      <w:r>
        <w:rPr>
          <w:rFonts w:ascii="宋体" w:hAnsi="宋体" w:hint="eastAsia"/>
          <w:sz w:val="24"/>
        </w:rPr>
        <w:t xml:space="preserve"> </w:t>
      </w:r>
      <w:r w:rsidR="00B773B1">
        <w:rPr>
          <w:rFonts w:ascii="宋体" w:hAnsi="宋体" w:hint="eastAsia"/>
          <w:sz w:val="24"/>
        </w:rPr>
        <w:t>15</w:t>
      </w:r>
    </w:p>
    <w:p w14:paraId="552740DF" w14:textId="1879FEB7" w:rsidR="00270174" w:rsidRDefault="00270174" w:rsidP="00270174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5.3 5折交叉验证结果</w:t>
      </w:r>
      <w:r>
        <w:rPr>
          <w:rFonts w:ascii="宋体" w:hAnsi="宋体" w:hint="eastAsia"/>
          <w:szCs w:val="21"/>
        </w:rPr>
        <w:t>-----------------------------------------------------------</w:t>
      </w:r>
      <w:r>
        <w:rPr>
          <w:rFonts w:ascii="宋体" w:hAnsi="宋体" w:hint="eastAsia"/>
          <w:sz w:val="24"/>
        </w:rPr>
        <w:t xml:space="preserve"> </w:t>
      </w:r>
      <w:r w:rsidR="00B773B1">
        <w:rPr>
          <w:rFonts w:ascii="宋体" w:hAnsi="宋体" w:hint="eastAsia"/>
          <w:sz w:val="24"/>
        </w:rPr>
        <w:t>15</w:t>
      </w:r>
    </w:p>
    <w:p w14:paraId="5DF07EC8" w14:textId="77FC46AE" w:rsidR="00270174" w:rsidRDefault="00270174" w:rsidP="00270174">
      <w:pPr>
        <w:spacing w:line="360" w:lineRule="auto"/>
        <w:rPr>
          <w:rFonts w:hint="eastAsia"/>
        </w:rPr>
      </w:pPr>
      <w:r>
        <w:rPr>
          <w:rFonts w:ascii="黑体" w:eastAsia="黑体" w:hint="eastAsia"/>
          <w:sz w:val="28"/>
          <w:szCs w:val="28"/>
        </w:rPr>
        <w:t>第六章 特征优化</w:t>
      </w:r>
      <w:r>
        <w:rPr>
          <w:rFonts w:ascii="黑体" w:eastAsia="黑体" w:hAnsi="宋体" w:hint="eastAsia"/>
          <w:sz w:val="28"/>
          <w:szCs w:val="28"/>
        </w:rPr>
        <w:t xml:space="preserve"> </w:t>
      </w:r>
      <w:r>
        <w:rPr>
          <w:rFonts w:ascii="黑体" w:eastAsia="黑体" w:hint="eastAsia"/>
          <w:szCs w:val="21"/>
        </w:rPr>
        <w:t>------------------------------------------------------------</w:t>
      </w:r>
      <w:r w:rsidR="00921922">
        <w:rPr>
          <w:rFonts w:ascii="黑体" w:eastAsia="黑体" w:hint="eastAsia"/>
          <w:szCs w:val="21"/>
        </w:rPr>
        <w:t xml:space="preserve">- </w:t>
      </w:r>
      <w:r w:rsidR="00B773B1">
        <w:rPr>
          <w:rFonts w:ascii="黑体" w:eastAsia="黑体" w:hint="eastAsia"/>
          <w:sz w:val="28"/>
          <w:szCs w:val="28"/>
        </w:rPr>
        <w:t>16</w:t>
      </w:r>
    </w:p>
    <w:p w14:paraId="6E3C9B57" w14:textId="701C0FD5" w:rsidR="00270174" w:rsidRDefault="00270174" w:rsidP="00270174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6.1 特征交叉</w:t>
      </w:r>
      <w:r>
        <w:rPr>
          <w:rFonts w:ascii="宋体" w:hAnsi="宋体" w:hint="eastAsia"/>
          <w:szCs w:val="21"/>
        </w:rPr>
        <w:t>-------------------------------------------------------------------</w:t>
      </w:r>
      <w:r>
        <w:rPr>
          <w:rFonts w:ascii="宋体" w:hAnsi="宋体" w:hint="eastAsia"/>
          <w:sz w:val="24"/>
        </w:rPr>
        <w:t xml:space="preserve"> </w:t>
      </w:r>
      <w:r w:rsidR="00B773B1">
        <w:rPr>
          <w:rFonts w:ascii="宋体" w:hAnsi="宋体" w:hint="eastAsia"/>
          <w:sz w:val="24"/>
        </w:rPr>
        <w:t>16</w:t>
      </w:r>
    </w:p>
    <w:p w14:paraId="26204CE5" w14:textId="2A7148E5" w:rsidR="00270174" w:rsidRDefault="00270174" w:rsidP="00270174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6.2 优化结果评</w:t>
      </w:r>
      <w:r>
        <w:rPr>
          <w:rFonts w:ascii="宋体" w:hAnsi="宋体" w:hint="eastAsia"/>
          <w:szCs w:val="21"/>
        </w:rPr>
        <w:t>----------------------------------------------------------------</w:t>
      </w:r>
      <w:r>
        <w:rPr>
          <w:rFonts w:ascii="宋体" w:hAnsi="宋体" w:hint="eastAsia"/>
          <w:sz w:val="24"/>
        </w:rPr>
        <w:t xml:space="preserve"> </w:t>
      </w:r>
      <w:r w:rsidR="00B773B1">
        <w:rPr>
          <w:rFonts w:ascii="宋体" w:hAnsi="宋体" w:hint="eastAsia"/>
          <w:sz w:val="24"/>
        </w:rPr>
        <w:t>16</w:t>
      </w:r>
    </w:p>
    <w:p w14:paraId="4032C36F" w14:textId="50500258" w:rsidR="00270174" w:rsidRDefault="00270174" w:rsidP="00270174">
      <w:pPr>
        <w:spacing w:line="360" w:lineRule="auto"/>
        <w:rPr>
          <w:rFonts w:hint="eastAsia"/>
        </w:rPr>
      </w:pPr>
      <w:r>
        <w:rPr>
          <w:rFonts w:ascii="黑体" w:eastAsia="黑体" w:hint="eastAsia"/>
          <w:sz w:val="28"/>
          <w:szCs w:val="28"/>
        </w:rPr>
        <w:t>第七章 模型融合</w:t>
      </w:r>
      <w:r>
        <w:rPr>
          <w:rFonts w:ascii="黑体" w:eastAsia="黑体" w:hAnsi="宋体" w:hint="eastAsia"/>
          <w:sz w:val="28"/>
          <w:szCs w:val="28"/>
        </w:rPr>
        <w:t xml:space="preserve"> </w:t>
      </w:r>
      <w:r>
        <w:rPr>
          <w:rFonts w:ascii="黑体" w:eastAsia="黑体" w:hint="eastAsia"/>
          <w:szCs w:val="21"/>
        </w:rPr>
        <w:t>-----------------------------------------------------------</w:t>
      </w:r>
      <w:r w:rsidR="00B773B1">
        <w:rPr>
          <w:rFonts w:ascii="黑体" w:eastAsia="黑体" w:hint="eastAsia"/>
          <w:szCs w:val="21"/>
        </w:rPr>
        <w:t>--</w:t>
      </w:r>
      <w:r w:rsidR="00921922">
        <w:rPr>
          <w:rFonts w:ascii="黑体" w:eastAsia="黑体" w:hint="eastAsia"/>
          <w:szCs w:val="21"/>
        </w:rPr>
        <w:t xml:space="preserve"> </w:t>
      </w:r>
      <w:r w:rsidR="00B773B1">
        <w:rPr>
          <w:rFonts w:ascii="黑体" w:eastAsia="黑体" w:hint="eastAsia"/>
          <w:sz w:val="28"/>
          <w:szCs w:val="28"/>
        </w:rPr>
        <w:t>16</w:t>
      </w:r>
    </w:p>
    <w:p w14:paraId="768055C8" w14:textId="1B2D80DC" w:rsidR="00270174" w:rsidRDefault="00270174" w:rsidP="00270174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7.1 集成学习</w:t>
      </w:r>
      <w:r>
        <w:rPr>
          <w:rFonts w:ascii="宋体" w:hAnsi="宋体" w:hint="eastAsia"/>
          <w:szCs w:val="21"/>
        </w:rPr>
        <w:t>-----------------------------------------------------------------</w:t>
      </w:r>
      <w:r w:rsidR="00A945DA">
        <w:rPr>
          <w:rFonts w:ascii="宋体" w:hAnsi="宋体" w:hint="eastAsia"/>
          <w:szCs w:val="21"/>
        </w:rPr>
        <w:t>--</w:t>
      </w:r>
      <w:r w:rsidR="00A612EC">
        <w:rPr>
          <w:rFonts w:ascii="宋体" w:hAnsi="宋体" w:hint="eastAsia"/>
          <w:szCs w:val="21"/>
        </w:rPr>
        <w:t xml:space="preserve"> </w:t>
      </w:r>
      <w:r w:rsidR="00B773B1">
        <w:rPr>
          <w:rFonts w:ascii="宋体" w:hAnsi="宋体" w:hint="eastAsia"/>
          <w:sz w:val="24"/>
        </w:rPr>
        <w:t>16</w:t>
      </w:r>
    </w:p>
    <w:p w14:paraId="3467DF67" w14:textId="58557CD9" w:rsidR="00270174" w:rsidRDefault="00270174" w:rsidP="00270174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7.2 软投票(Soft Voting)</w:t>
      </w:r>
      <w:r>
        <w:rPr>
          <w:rFonts w:ascii="宋体" w:hAnsi="宋体" w:hint="eastAsia"/>
          <w:szCs w:val="21"/>
        </w:rPr>
        <w:t>-----------------------------------------------------</w:t>
      </w:r>
      <w:r w:rsidR="000824E5">
        <w:rPr>
          <w:rFonts w:ascii="宋体" w:hAnsi="宋体" w:hint="eastAsia"/>
          <w:szCs w:val="21"/>
        </w:rPr>
        <w:t>-</w:t>
      </w:r>
      <w:r>
        <w:rPr>
          <w:rFonts w:ascii="宋体" w:hAnsi="宋体" w:hint="eastAsia"/>
          <w:sz w:val="24"/>
        </w:rPr>
        <w:t xml:space="preserve"> </w:t>
      </w:r>
      <w:r w:rsidR="00377BF1">
        <w:rPr>
          <w:rFonts w:ascii="宋体" w:hAnsi="宋体" w:hint="eastAsia"/>
          <w:sz w:val="24"/>
        </w:rPr>
        <w:t>1</w:t>
      </w:r>
      <w:r w:rsidR="00B773B1">
        <w:rPr>
          <w:rFonts w:ascii="宋体" w:hAnsi="宋体" w:hint="eastAsia"/>
          <w:sz w:val="24"/>
        </w:rPr>
        <w:t>7</w:t>
      </w:r>
    </w:p>
    <w:p w14:paraId="0FF2551A" w14:textId="5FDAF299" w:rsidR="00270174" w:rsidRDefault="00270174" w:rsidP="00270174">
      <w:pPr>
        <w:spacing w:line="360" w:lineRule="auto"/>
        <w:rPr>
          <w:rFonts w:hint="eastAsia"/>
        </w:rPr>
      </w:pPr>
      <w:r>
        <w:rPr>
          <w:rFonts w:ascii="黑体" w:eastAsia="黑体" w:hint="eastAsia"/>
          <w:sz w:val="28"/>
          <w:szCs w:val="28"/>
        </w:rPr>
        <w:t>第八章 Web应用平台</w:t>
      </w:r>
      <w:r>
        <w:rPr>
          <w:rFonts w:ascii="黑体" w:eastAsia="黑体" w:hint="eastAsia"/>
          <w:szCs w:val="21"/>
        </w:rPr>
        <w:t>----------------------------------------------------------</w:t>
      </w:r>
      <w:r w:rsidR="00A612EC">
        <w:rPr>
          <w:rFonts w:ascii="黑体" w:eastAsia="黑体" w:hint="eastAsia"/>
          <w:szCs w:val="21"/>
        </w:rPr>
        <w:t xml:space="preserve"> </w:t>
      </w:r>
      <w:r w:rsidR="00B773B1">
        <w:rPr>
          <w:rFonts w:ascii="黑体" w:eastAsia="黑体" w:hint="eastAsia"/>
          <w:sz w:val="28"/>
          <w:szCs w:val="28"/>
        </w:rPr>
        <w:t>17</w:t>
      </w:r>
    </w:p>
    <w:p w14:paraId="5EB78263" w14:textId="2872AE2B" w:rsidR="00270174" w:rsidRDefault="00270174" w:rsidP="00270174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8.1 技术架构</w:t>
      </w:r>
      <w:r>
        <w:rPr>
          <w:rFonts w:ascii="宋体" w:hAnsi="宋体" w:hint="eastAsia"/>
          <w:szCs w:val="21"/>
        </w:rPr>
        <w:t>------------------------------------------------------------------</w:t>
      </w:r>
      <w:r w:rsidR="00A612EC">
        <w:rPr>
          <w:rFonts w:ascii="宋体" w:hAnsi="宋体" w:hint="eastAsia"/>
          <w:szCs w:val="21"/>
        </w:rPr>
        <w:t>-</w:t>
      </w:r>
      <w:r w:rsidR="00A945DA">
        <w:rPr>
          <w:rFonts w:ascii="宋体" w:hAnsi="宋体" w:hint="eastAsia"/>
          <w:szCs w:val="21"/>
        </w:rPr>
        <w:t xml:space="preserve"> 1</w:t>
      </w:r>
      <w:r w:rsidR="00B773B1">
        <w:rPr>
          <w:rFonts w:ascii="宋体" w:hAnsi="宋体" w:hint="eastAsia"/>
          <w:szCs w:val="21"/>
        </w:rPr>
        <w:t>7</w:t>
      </w:r>
    </w:p>
    <w:p w14:paraId="4111F5CB" w14:textId="3FADA613" w:rsidR="00270174" w:rsidRDefault="00270174" w:rsidP="00270174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8.2 功能模块</w:t>
      </w:r>
      <w:r>
        <w:rPr>
          <w:rFonts w:ascii="宋体" w:hAnsi="宋体" w:hint="eastAsia"/>
          <w:szCs w:val="21"/>
        </w:rPr>
        <w:t>-------------------------------------------------------------------</w:t>
      </w:r>
      <w:r>
        <w:rPr>
          <w:rFonts w:ascii="宋体" w:hAnsi="宋体" w:hint="eastAsia"/>
          <w:sz w:val="24"/>
        </w:rPr>
        <w:t xml:space="preserve"> </w:t>
      </w:r>
      <w:r w:rsidR="00921922">
        <w:rPr>
          <w:rFonts w:ascii="宋体" w:hAnsi="宋体" w:hint="eastAsia"/>
          <w:sz w:val="24"/>
        </w:rPr>
        <w:t>1</w:t>
      </w:r>
      <w:r w:rsidR="00B773B1">
        <w:rPr>
          <w:rFonts w:ascii="宋体" w:hAnsi="宋体" w:hint="eastAsia"/>
          <w:sz w:val="24"/>
        </w:rPr>
        <w:t>8</w:t>
      </w:r>
    </w:p>
    <w:p w14:paraId="690F40D0" w14:textId="50A450E7" w:rsidR="00270174" w:rsidRDefault="00270174" w:rsidP="00270174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8.3 支持的模</w:t>
      </w:r>
      <w:r>
        <w:rPr>
          <w:rFonts w:ascii="宋体" w:hAnsi="宋体" w:hint="eastAsia"/>
          <w:szCs w:val="21"/>
        </w:rPr>
        <w:t>-------------------------------------------------------------------</w:t>
      </w:r>
      <w:r>
        <w:rPr>
          <w:rFonts w:ascii="宋体" w:hAnsi="宋体" w:hint="eastAsia"/>
          <w:sz w:val="24"/>
        </w:rPr>
        <w:t xml:space="preserve"> </w:t>
      </w:r>
      <w:r w:rsidR="00921922">
        <w:rPr>
          <w:rFonts w:ascii="宋体" w:hAnsi="宋体" w:hint="eastAsia"/>
          <w:sz w:val="24"/>
        </w:rPr>
        <w:t>1</w:t>
      </w:r>
      <w:r w:rsidR="00B773B1">
        <w:rPr>
          <w:rFonts w:ascii="宋体" w:hAnsi="宋体" w:hint="eastAsia"/>
          <w:sz w:val="24"/>
        </w:rPr>
        <w:t>9</w:t>
      </w:r>
    </w:p>
    <w:p w14:paraId="09366420" w14:textId="0B711383" w:rsidR="00270174" w:rsidRDefault="00270174" w:rsidP="00270174">
      <w:pPr>
        <w:spacing w:line="360" w:lineRule="auto"/>
      </w:pPr>
      <w:r>
        <w:rPr>
          <w:rFonts w:ascii="黑体" w:eastAsia="黑体" w:hint="eastAsia"/>
          <w:sz w:val="28"/>
          <w:szCs w:val="28"/>
        </w:rPr>
        <w:t xml:space="preserve">第九章 </w:t>
      </w:r>
      <w:r w:rsidRPr="00F8737C">
        <w:rPr>
          <w:rFonts w:ascii="黑体" w:eastAsia="黑体" w:hint="eastAsia"/>
          <w:sz w:val="28"/>
          <w:szCs w:val="28"/>
        </w:rPr>
        <w:t>结论与</w:t>
      </w:r>
      <w:r>
        <w:rPr>
          <w:rFonts w:ascii="黑体" w:eastAsia="黑体" w:hint="eastAsia"/>
          <w:sz w:val="28"/>
          <w:szCs w:val="28"/>
        </w:rPr>
        <w:t>展望</w:t>
      </w:r>
      <w:r>
        <w:rPr>
          <w:rFonts w:ascii="黑体" w:eastAsia="黑体" w:hint="eastAsia"/>
          <w:szCs w:val="21"/>
        </w:rPr>
        <w:t>------------------------------------------------------------</w:t>
      </w:r>
      <w:r w:rsidR="00B773B1">
        <w:rPr>
          <w:rFonts w:ascii="黑体" w:eastAsia="黑体" w:hint="eastAsia"/>
          <w:szCs w:val="21"/>
        </w:rPr>
        <w:t xml:space="preserve"> </w:t>
      </w:r>
      <w:r>
        <w:rPr>
          <w:rFonts w:ascii="黑体" w:eastAsia="黑体" w:hint="eastAsia"/>
          <w:sz w:val="28"/>
          <w:szCs w:val="28"/>
        </w:rPr>
        <w:t>1</w:t>
      </w:r>
      <w:r w:rsidR="00B773B1">
        <w:rPr>
          <w:rFonts w:ascii="黑体" w:eastAsia="黑体" w:hint="eastAsia"/>
          <w:sz w:val="28"/>
          <w:szCs w:val="28"/>
        </w:rPr>
        <w:t>9</w:t>
      </w:r>
    </w:p>
    <w:p w14:paraId="06ABDD12" w14:textId="26F4A165" w:rsidR="00270174" w:rsidRDefault="00270174" w:rsidP="00270174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9.1 工作总结</w:t>
      </w:r>
      <w:r>
        <w:rPr>
          <w:rFonts w:ascii="宋体" w:hAnsi="宋体" w:hint="eastAsia"/>
          <w:szCs w:val="21"/>
        </w:rPr>
        <w:t>-------------------------------------------------------------------</w:t>
      </w:r>
      <w:r>
        <w:rPr>
          <w:rFonts w:ascii="宋体" w:hAnsi="宋体" w:hint="eastAsia"/>
          <w:sz w:val="24"/>
        </w:rPr>
        <w:t xml:space="preserve"> 1</w:t>
      </w:r>
      <w:r w:rsidR="00B773B1">
        <w:rPr>
          <w:rFonts w:ascii="宋体" w:hAnsi="宋体" w:hint="eastAsia"/>
          <w:sz w:val="24"/>
        </w:rPr>
        <w:t>9</w:t>
      </w:r>
    </w:p>
    <w:p w14:paraId="0A4CACEC" w14:textId="6AB772AE" w:rsidR="00270174" w:rsidRDefault="00270174" w:rsidP="00270174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9.2 技术收获</w:t>
      </w:r>
      <w:r>
        <w:rPr>
          <w:rFonts w:ascii="宋体" w:hAnsi="宋体" w:hint="eastAsia"/>
          <w:szCs w:val="21"/>
        </w:rPr>
        <w:t>-------------------------------------------------------------------</w:t>
      </w:r>
      <w:r>
        <w:rPr>
          <w:rFonts w:ascii="宋体" w:hAnsi="宋体" w:hint="eastAsia"/>
          <w:sz w:val="24"/>
        </w:rPr>
        <w:t xml:space="preserve"> </w:t>
      </w:r>
      <w:r w:rsidR="00921922">
        <w:rPr>
          <w:rFonts w:ascii="宋体" w:hAnsi="宋体" w:hint="eastAsia"/>
          <w:sz w:val="24"/>
        </w:rPr>
        <w:t>1</w:t>
      </w:r>
      <w:r w:rsidR="00B773B1">
        <w:rPr>
          <w:rFonts w:ascii="宋体" w:hAnsi="宋体" w:hint="eastAsia"/>
          <w:sz w:val="24"/>
        </w:rPr>
        <w:t>9</w:t>
      </w:r>
    </w:p>
    <w:p w14:paraId="3A9281BF" w14:textId="5B52ED19" w:rsidR="00270174" w:rsidRDefault="00270174" w:rsidP="00270174">
      <w:pPr>
        <w:spacing w:line="360" w:lineRule="auto"/>
        <w:ind w:left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9.3 改进方向</w:t>
      </w:r>
      <w:r>
        <w:rPr>
          <w:rFonts w:ascii="宋体" w:hAnsi="宋体" w:hint="eastAsia"/>
          <w:szCs w:val="21"/>
        </w:rPr>
        <w:t>-------------------------------------------------------------------</w:t>
      </w:r>
      <w:r>
        <w:rPr>
          <w:rFonts w:ascii="宋体" w:hAnsi="宋体" w:hint="eastAsia"/>
          <w:sz w:val="24"/>
        </w:rPr>
        <w:t xml:space="preserve"> </w:t>
      </w:r>
      <w:r w:rsidR="00B773B1">
        <w:rPr>
          <w:rFonts w:ascii="宋体" w:hAnsi="宋体" w:hint="eastAsia"/>
          <w:sz w:val="24"/>
        </w:rPr>
        <w:t>20</w:t>
      </w:r>
    </w:p>
    <w:p w14:paraId="21885614" w14:textId="657D7262" w:rsidR="00270174" w:rsidRDefault="00270174" w:rsidP="00270174">
      <w:pPr>
        <w:spacing w:line="360" w:lineRule="auto"/>
        <w:rPr>
          <w:rFonts w:hint="eastAsia"/>
        </w:rPr>
      </w:pPr>
      <w:r>
        <w:rPr>
          <w:rFonts w:ascii="黑体" w:eastAsia="黑体" w:hint="eastAsia"/>
          <w:sz w:val="28"/>
          <w:szCs w:val="28"/>
        </w:rPr>
        <w:t>参考文献</w:t>
      </w:r>
      <w:r>
        <w:rPr>
          <w:rFonts w:ascii="黑体" w:eastAsia="黑体" w:hint="eastAsia"/>
          <w:szCs w:val="21"/>
        </w:rPr>
        <w:t>------------------------------------------------------------------------</w:t>
      </w:r>
      <w:r w:rsidR="00B773B1">
        <w:rPr>
          <w:rFonts w:ascii="黑体" w:eastAsia="黑体" w:hint="eastAsia"/>
          <w:szCs w:val="21"/>
        </w:rPr>
        <w:t xml:space="preserve"> </w:t>
      </w:r>
      <w:r w:rsidR="00B773B1">
        <w:rPr>
          <w:rFonts w:ascii="黑体" w:eastAsia="黑体" w:hint="eastAsia"/>
          <w:sz w:val="28"/>
          <w:szCs w:val="28"/>
        </w:rPr>
        <w:t>21</w:t>
      </w:r>
    </w:p>
    <w:p w14:paraId="065B0101" w14:textId="77777777" w:rsidR="00B8782C" w:rsidRPr="00270174" w:rsidRDefault="00B8782C">
      <w:pPr>
        <w:spacing w:line="360" w:lineRule="auto"/>
      </w:pPr>
    </w:p>
    <w:p w14:paraId="6C423EA1" w14:textId="77777777" w:rsidR="00891725" w:rsidRDefault="00A5353B">
      <w:pPr>
        <w:sectPr w:rsidR="00891725">
          <w:footnotePr>
            <w:numRestart w:val="eachPage"/>
          </w:footnotePr>
          <w:pgSz w:w="11906" w:h="16838"/>
          <w:pgMar w:top="1134" w:right="1134" w:bottom="1134" w:left="1701" w:header="851" w:footer="992" w:gutter="0"/>
          <w:cols w:space="720"/>
          <w:docGrid w:linePitch="326"/>
        </w:sectPr>
      </w:pPr>
      <w:r>
        <w:rPr>
          <w:rFonts w:hint="eastAsia"/>
        </w:rPr>
        <w:t>w</w:t>
      </w:r>
    </w:p>
    <w:p w14:paraId="44699A54" w14:textId="77777777" w:rsidR="00891725" w:rsidRDefault="00891725" w:rsidP="002E367C">
      <w:pPr>
        <w:rPr>
          <w:rFonts w:ascii="黑体" w:eastAsia="黑体"/>
          <w:bCs/>
          <w:sz w:val="30"/>
          <w:szCs w:val="30"/>
        </w:rPr>
      </w:pPr>
    </w:p>
    <w:p w14:paraId="22525B77" w14:textId="77777777" w:rsidR="00F8737C" w:rsidRPr="00D21D4B" w:rsidRDefault="00F8737C" w:rsidP="00F8737C">
      <w:pPr>
        <w:keepNext/>
        <w:keepLines/>
        <w:widowControl/>
        <w:spacing w:before="450" w:line="360" w:lineRule="auto"/>
        <w:jc w:val="left"/>
        <w:outlineLvl w:val="0"/>
        <w:rPr>
          <w:rFonts w:ascii="Calibri" w:eastAsia="MS Gothic" w:hAnsi="Calibri"/>
          <w:color w:val="000000"/>
          <w:kern w:val="0"/>
          <w:sz w:val="30"/>
          <w:szCs w:val="28"/>
        </w:rPr>
      </w:pP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t>第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一</w:t>
      </w: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t xml:space="preserve">章 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赛题分析</w:t>
      </w:r>
    </w:p>
    <w:p w14:paraId="4C8B9AA1" w14:textId="77777777" w:rsidR="00F8737C" w:rsidRPr="00D21D4B" w:rsidRDefault="00F8737C" w:rsidP="000E5401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1.1 背景介绍</w:t>
      </w:r>
    </w:p>
    <w:p w14:paraId="22B7E762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在火力发电等工业过程中，锅炉是核心设备之一，其产生的蒸汽量直接影响发电效率和经济效益。准确预测蒸汽产量对于优化锅炉燃烧控制、降低能耗、提高生产效率具有重要意义。然而，工业锅炉系统涉及多个相互关联的传感器变量，各变量之间存在复杂的非线性关系，传统的机理建模方法难以精确描述这一过程，因此采用基于数据驱动的机器学习方法进行预测具有重要价值。</w:t>
      </w:r>
    </w:p>
    <w:p w14:paraId="04346CBA" w14:textId="77777777" w:rsidR="002D3AD2" w:rsidRDefault="00000000">
      <w:pPr>
        <w:spacing w:after="120"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/>
          <w:b/>
          <w:sz w:val="24"/>
        </w:rPr>
        <w:t>【程序整体架构】</w:t>
      </w:r>
    </w:p>
    <w:p w14:paraId="2DCBD405" w14:textId="29F6F23D" w:rsidR="00AD0CC4" w:rsidRDefault="00AD0CC4" w:rsidP="00AD0CC4">
      <w:pPr>
        <w:spacing w:after="120" w:line="360" w:lineRule="auto"/>
        <w:jc w:val="center"/>
      </w:pPr>
      <w:r>
        <w:rPr>
          <w:noProof/>
        </w:rPr>
        <w:drawing>
          <wp:inline distT="0" distB="0" distL="0" distR="0" wp14:anchorId="01B7C46A" wp14:editId="01F6B71B">
            <wp:extent cx="2276190" cy="2476190"/>
            <wp:effectExtent l="0" t="0" r="0" b="635"/>
            <wp:docPr id="173017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7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190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64B7" w14:textId="54B943A4" w:rsidR="00AD0CC4" w:rsidRPr="00AD0CC4" w:rsidRDefault="00AD0CC4" w:rsidP="009E143C">
      <w:pPr>
        <w:spacing w:afterLines="50" w:after="120" w:line="360" w:lineRule="auto"/>
        <w:jc w:val="center"/>
        <w:rPr>
          <w:rFonts w:ascii="宋体" w:hAnsi="宋体" w:hint="eastAsia"/>
          <w:sz w:val="18"/>
          <w:szCs w:val="18"/>
        </w:rPr>
      </w:pPr>
      <w:r w:rsidRPr="00AD0CC4">
        <w:rPr>
          <w:rFonts w:ascii="宋体" w:hAnsi="宋体" w:hint="eastAsia"/>
          <w:sz w:val="18"/>
          <w:szCs w:val="18"/>
        </w:rPr>
        <w:t>图</w:t>
      </w:r>
      <w:r w:rsidR="007C2ED3">
        <w:rPr>
          <w:rFonts w:ascii="宋体" w:hAnsi="宋体" w:hint="eastAsia"/>
          <w:sz w:val="18"/>
          <w:szCs w:val="18"/>
        </w:rPr>
        <w:t>4</w:t>
      </w:r>
      <w:r w:rsidRPr="00AD0CC4">
        <w:rPr>
          <w:rFonts w:ascii="宋体" w:hAnsi="宋体" w:hint="eastAsia"/>
          <w:sz w:val="18"/>
          <w:szCs w:val="18"/>
        </w:rPr>
        <w:t xml:space="preserve">-1  </w:t>
      </w:r>
      <w:r w:rsidRPr="00AD0CC4">
        <w:rPr>
          <w:rFonts w:ascii="宋体" w:hAnsi="宋体"/>
          <w:sz w:val="18"/>
          <w:szCs w:val="18"/>
        </w:rPr>
        <w:t>程序整体架构</w:t>
      </w:r>
    </w:p>
    <w:p w14:paraId="6A3BD20A" w14:textId="77777777" w:rsidR="002D3AD2" w:rsidRDefault="00000000" w:rsidP="00AD0CC4">
      <w:pPr>
        <w:spacing w:after="120" w:line="360" w:lineRule="auto"/>
        <w:ind w:firstLineChars="200" w:firstLine="420"/>
      </w:pPr>
      <w:r>
        <w:rPr>
          <w:rFonts w:ascii="宋体" w:hAnsi="宋体"/>
        </w:rPr>
        <w:t>本项目程序按机器学习标准流程划分为七大模块，采用</w:t>
      </w:r>
      <w:proofErr w:type="spellStart"/>
      <w:r>
        <w:rPr>
          <w:rFonts w:ascii="宋体" w:hAnsi="宋体"/>
        </w:rPr>
        <w:t>Jupyter</w:t>
      </w:r>
      <w:proofErr w:type="spellEnd"/>
      <w:r>
        <w:rPr>
          <w:rFonts w:ascii="宋体" w:hAnsi="宋体"/>
        </w:rPr>
        <w:t xml:space="preserve"> Notebook进行交互式开发，并以Flask Web应用实现模型部署。各模块职责如下：</w:t>
      </w:r>
    </w:p>
    <w:p w14:paraId="13F5CBDC" w14:textId="77777777" w:rsidR="002D3AD2" w:rsidRDefault="00000000" w:rsidP="00AD0CC4">
      <w:pPr>
        <w:spacing w:after="120" w:line="360" w:lineRule="auto"/>
        <w:ind w:firstLineChars="200" w:firstLine="420"/>
      </w:pPr>
      <w:r>
        <w:rPr>
          <w:rFonts w:ascii="宋体" w:hAnsi="宋体"/>
        </w:rPr>
        <w:t>（1）赛题分析模块（01赛题分析.</w:t>
      </w:r>
      <w:proofErr w:type="spellStart"/>
      <w:r>
        <w:rPr>
          <w:rFonts w:ascii="宋体" w:hAnsi="宋体"/>
        </w:rPr>
        <w:t>ipynb</w:t>
      </w:r>
      <w:proofErr w:type="spellEnd"/>
      <w:r>
        <w:rPr>
          <w:rFonts w:ascii="宋体" w:hAnsi="宋体"/>
        </w:rPr>
        <w:t>）：配置pandas/</w:t>
      </w:r>
      <w:proofErr w:type="spellStart"/>
      <w:r>
        <w:rPr>
          <w:rFonts w:ascii="宋体" w:hAnsi="宋体"/>
        </w:rPr>
        <w:t>numpy</w:t>
      </w:r>
      <w:proofErr w:type="spellEnd"/>
      <w:r>
        <w:rPr>
          <w:rFonts w:ascii="宋体" w:hAnsi="宋体"/>
        </w:rPr>
        <w:t>显示参数，定义MSE评价指标函数，为后续分析奠定基础。</w:t>
      </w:r>
    </w:p>
    <w:p w14:paraId="579A84EC" w14:textId="77777777" w:rsidR="002D3AD2" w:rsidRDefault="00000000" w:rsidP="00AD0CC4">
      <w:pPr>
        <w:spacing w:after="120" w:line="360" w:lineRule="auto"/>
        <w:ind w:firstLineChars="200" w:firstLine="420"/>
      </w:pPr>
      <w:r>
        <w:rPr>
          <w:rFonts w:ascii="宋体" w:hAnsi="宋体"/>
        </w:rPr>
        <w:t>（2）数据探索模块（02数据探索.</w:t>
      </w:r>
      <w:proofErr w:type="spellStart"/>
      <w:r>
        <w:rPr>
          <w:rFonts w:ascii="宋体" w:hAnsi="宋体"/>
        </w:rPr>
        <w:t>ipynb</w:t>
      </w:r>
      <w:proofErr w:type="spellEnd"/>
      <w:r>
        <w:rPr>
          <w:rFonts w:ascii="宋体" w:hAnsi="宋体"/>
        </w:rPr>
        <w:t>）：加载训练集与测试集，通过info()、describe()、head()等函数获取数据概览；绘制箱型图检测异常值；实现基于模型残差的异常值检测函数</w:t>
      </w:r>
      <w:proofErr w:type="spellStart"/>
      <w:r>
        <w:rPr>
          <w:rFonts w:ascii="宋体" w:hAnsi="宋体"/>
        </w:rPr>
        <w:t>find_outliers</w:t>
      </w:r>
      <w:proofErr w:type="spellEnd"/>
      <w:r>
        <w:rPr>
          <w:rFonts w:ascii="宋体" w:hAnsi="宋体"/>
        </w:rPr>
        <w:t>()。</w:t>
      </w:r>
    </w:p>
    <w:p w14:paraId="5DEA2EF2" w14:textId="77777777" w:rsidR="002D3AD2" w:rsidRDefault="00000000" w:rsidP="00AD0CC4">
      <w:pPr>
        <w:spacing w:after="120" w:line="360" w:lineRule="auto"/>
        <w:ind w:firstLineChars="200" w:firstLine="420"/>
      </w:pPr>
      <w:r>
        <w:rPr>
          <w:rFonts w:ascii="宋体" w:hAnsi="宋体"/>
        </w:rPr>
        <w:t>（3）特征工程模块（03特征工程.</w:t>
      </w:r>
      <w:proofErr w:type="spellStart"/>
      <w:r>
        <w:rPr>
          <w:rFonts w:ascii="宋体" w:hAnsi="宋体"/>
        </w:rPr>
        <w:t>ipynb</w:t>
      </w:r>
      <w:proofErr w:type="spellEnd"/>
      <w:r>
        <w:rPr>
          <w:rFonts w:ascii="宋体" w:hAnsi="宋体"/>
        </w:rPr>
        <w:t>）：使用</w:t>
      </w:r>
      <w:proofErr w:type="spellStart"/>
      <w:r>
        <w:rPr>
          <w:rFonts w:ascii="宋体" w:hAnsi="宋体"/>
        </w:rPr>
        <w:t>MinMaxScaler</w:t>
      </w:r>
      <w:proofErr w:type="spellEnd"/>
      <w:r>
        <w:rPr>
          <w:rFonts w:ascii="宋体" w:hAnsi="宋体"/>
        </w:rPr>
        <w:t>进行数据归一化；通过PCA主成分分析分别保留90%和95%信息量进行降维；定义</w:t>
      </w:r>
      <w:proofErr w:type="spellStart"/>
      <w:r>
        <w:rPr>
          <w:rFonts w:ascii="宋体" w:hAnsi="宋体"/>
        </w:rPr>
        <w:t>auto_features_make</w:t>
      </w:r>
      <w:proofErr w:type="spellEnd"/>
      <w:r>
        <w:rPr>
          <w:rFonts w:ascii="宋体" w:hAnsi="宋体"/>
        </w:rPr>
        <w:t>()函数实现特征交叉构造。</w:t>
      </w:r>
    </w:p>
    <w:p w14:paraId="7C17D240" w14:textId="77777777" w:rsidR="002D3AD2" w:rsidRDefault="00000000" w:rsidP="00AD0CC4">
      <w:pPr>
        <w:spacing w:after="120" w:line="360" w:lineRule="auto"/>
        <w:ind w:firstLineChars="200" w:firstLine="420"/>
      </w:pPr>
      <w:r>
        <w:rPr>
          <w:rFonts w:ascii="宋体" w:hAnsi="宋体"/>
        </w:rPr>
        <w:lastRenderedPageBreak/>
        <w:t>（4）模型训练模块（04模型训练.</w:t>
      </w:r>
      <w:proofErr w:type="spellStart"/>
      <w:r>
        <w:rPr>
          <w:rFonts w:ascii="宋体" w:hAnsi="宋体"/>
        </w:rPr>
        <w:t>ipynb</w:t>
      </w:r>
      <w:proofErr w:type="spellEnd"/>
      <w:r>
        <w:rPr>
          <w:rFonts w:ascii="宋体" w:hAnsi="宋体"/>
        </w:rPr>
        <w:t>）：使用</w:t>
      </w:r>
      <w:proofErr w:type="spellStart"/>
      <w:r>
        <w:rPr>
          <w:rFonts w:ascii="宋体" w:hAnsi="宋体"/>
        </w:rPr>
        <w:t>train_test_split</w:t>
      </w:r>
      <w:proofErr w:type="spellEnd"/>
      <w:r>
        <w:rPr>
          <w:rFonts w:ascii="宋体" w:hAnsi="宋体"/>
        </w:rPr>
        <w:t>切分训练/验证集；依次训练线性回归、K近邻回归、决策树回归、随机森林回归及</w:t>
      </w:r>
      <w:proofErr w:type="spellStart"/>
      <w:r>
        <w:rPr>
          <w:rFonts w:ascii="宋体" w:hAnsi="宋体"/>
        </w:rPr>
        <w:t>LightGBM</w:t>
      </w:r>
      <w:proofErr w:type="spellEnd"/>
      <w:r>
        <w:rPr>
          <w:rFonts w:ascii="宋体" w:hAnsi="宋体"/>
        </w:rPr>
        <w:t>回归模型，对比各模型MSE指标。</w:t>
      </w:r>
    </w:p>
    <w:p w14:paraId="38E9E75F" w14:textId="77777777" w:rsidR="002D3AD2" w:rsidRDefault="00000000" w:rsidP="00AD0CC4">
      <w:pPr>
        <w:spacing w:after="120" w:line="360" w:lineRule="auto"/>
        <w:ind w:firstLineChars="200" w:firstLine="420"/>
      </w:pPr>
      <w:r>
        <w:rPr>
          <w:rFonts w:ascii="宋体" w:hAnsi="宋体"/>
        </w:rPr>
        <w:t>（5）模型验证模块（05模型验证.</w:t>
      </w:r>
      <w:proofErr w:type="spellStart"/>
      <w:r>
        <w:rPr>
          <w:rFonts w:ascii="宋体" w:hAnsi="宋体"/>
        </w:rPr>
        <w:t>ipynb</w:t>
      </w:r>
      <w:proofErr w:type="spellEnd"/>
      <w:r>
        <w:rPr>
          <w:rFonts w:ascii="宋体" w:hAnsi="宋体"/>
        </w:rPr>
        <w:t>）：实现5折交叉验证（</w:t>
      </w:r>
      <w:proofErr w:type="spellStart"/>
      <w:r>
        <w:rPr>
          <w:rFonts w:ascii="宋体" w:hAnsi="宋体"/>
        </w:rPr>
        <w:t>KFold</w:t>
      </w:r>
      <w:proofErr w:type="spellEnd"/>
      <w:r>
        <w:rPr>
          <w:rFonts w:ascii="宋体" w:hAnsi="宋体"/>
        </w:rPr>
        <w:t>），绘制学习曲线分析偏差-方差权衡，确保模型泛化能力。</w:t>
      </w:r>
    </w:p>
    <w:p w14:paraId="005E06C0" w14:textId="77777777" w:rsidR="002D3AD2" w:rsidRDefault="00000000" w:rsidP="00AD0CC4">
      <w:pPr>
        <w:spacing w:after="120" w:line="360" w:lineRule="auto"/>
        <w:ind w:firstLineChars="200" w:firstLine="420"/>
      </w:pPr>
      <w:r>
        <w:rPr>
          <w:rFonts w:ascii="宋体" w:hAnsi="宋体"/>
        </w:rPr>
        <w:t>（6）特征优化与模型融合模块（06特征优化.</w:t>
      </w:r>
      <w:proofErr w:type="spellStart"/>
      <w:r>
        <w:rPr>
          <w:rFonts w:ascii="宋体" w:hAnsi="宋体"/>
        </w:rPr>
        <w:t>ipynb</w:t>
      </w:r>
      <w:proofErr w:type="spellEnd"/>
      <w:r>
        <w:rPr>
          <w:rFonts w:ascii="宋体" w:hAnsi="宋体"/>
        </w:rPr>
        <w:t>、07模型融合.</w:t>
      </w:r>
      <w:proofErr w:type="spellStart"/>
      <w:r>
        <w:rPr>
          <w:rFonts w:ascii="宋体" w:hAnsi="宋体"/>
        </w:rPr>
        <w:t>ipynb</w:t>
      </w:r>
      <w:proofErr w:type="spellEnd"/>
      <w:r>
        <w:rPr>
          <w:rFonts w:ascii="宋体" w:hAnsi="宋体"/>
        </w:rPr>
        <w:t>）：通过特征交叉扩展特征空间；采用Stacking策略融合线性回归与</w:t>
      </w:r>
      <w:proofErr w:type="spellStart"/>
      <w:r>
        <w:rPr>
          <w:rFonts w:ascii="宋体" w:hAnsi="宋体"/>
        </w:rPr>
        <w:t>LightGBM</w:t>
      </w:r>
      <w:proofErr w:type="spellEnd"/>
      <w:r>
        <w:rPr>
          <w:rFonts w:ascii="宋体" w:hAnsi="宋体"/>
        </w:rPr>
        <w:t>模型，进一步提升预测精度。</w:t>
      </w:r>
    </w:p>
    <w:p w14:paraId="3235A20F" w14:textId="77777777" w:rsidR="002D3AD2" w:rsidRDefault="00000000" w:rsidP="00AD0CC4">
      <w:pPr>
        <w:spacing w:after="120" w:line="360" w:lineRule="auto"/>
        <w:ind w:firstLineChars="200" w:firstLine="420"/>
      </w:pPr>
      <w:r>
        <w:rPr>
          <w:rFonts w:ascii="宋体" w:hAnsi="宋体"/>
        </w:rPr>
        <w:t>（7）Web部署模块（web_app/app.py）：基于Flask框架构建RESTful API，提供数据加载、统计分析、模型训练、在线预测等完整功能链路。</w:t>
      </w:r>
    </w:p>
    <w:p w14:paraId="4E96D6AB" w14:textId="77777777" w:rsidR="00F8737C" w:rsidRPr="00D21D4B" w:rsidRDefault="00F8737C" w:rsidP="000E5401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1.2 数据集描述</w:t>
      </w:r>
    </w:p>
    <w:p w14:paraId="0BB62F59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本项目使用经脱敏处理的工业锅炉传感器数据，包含训练集和测试集两个文件：</w:t>
      </w:r>
    </w:p>
    <w:p w14:paraId="674318E9" w14:textId="77777777" w:rsidR="00F8737C" w:rsidRPr="00D21D4B" w:rsidRDefault="00F8737C" w:rsidP="00F8737C">
      <w:pPr>
        <w:widowControl/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  <w:lang w:eastAsia="en-US"/>
        </w:rPr>
        <w:t>训练集（zhengqi_train.txt）：包含2888条样本，每条样本有38个特征字段（V0-V37）和1个目标字段（target），共39列。</w:t>
      </w:r>
      <w:r w:rsidRPr="00D21D4B">
        <w:rPr>
          <w:rFonts w:ascii="宋体" w:hAnsi="宋体"/>
          <w:kern w:val="0"/>
          <w:sz w:val="24"/>
          <w:szCs w:val="22"/>
        </w:rPr>
        <w:t>所有特征变量均为数值型浮点数据（float64），无缺失值。</w:t>
      </w:r>
    </w:p>
    <w:p w14:paraId="141F8999" w14:textId="77777777" w:rsidR="00F8737C" w:rsidRPr="00D21D4B" w:rsidRDefault="00F8737C" w:rsidP="00AD0CC4">
      <w:pPr>
        <w:widowControl/>
        <w:spacing w:after="120" w:line="360" w:lineRule="auto"/>
        <w:ind w:firstLineChars="200" w:firstLine="48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测试集（zhengqi_test.txt）：包含1925条样本，共38个特征字段（V0-V37），需要预测其对应的target值。</w:t>
      </w:r>
    </w:p>
    <w:p w14:paraId="18EE7C17" w14:textId="77777777" w:rsidR="002D3AD2" w:rsidRDefault="00000000">
      <w:pPr>
        <w:spacing w:after="120" w:line="360" w:lineRule="auto"/>
      </w:pPr>
      <w:r>
        <w:rPr>
          <w:rFonts w:ascii="黑体" w:eastAsia="黑体" w:hAnsi="黑体"/>
          <w:b/>
          <w:sz w:val="24"/>
        </w:rPr>
        <w:t>【数据加载代码实现】</w:t>
      </w:r>
    </w:p>
    <w:p w14:paraId="101B391A" w14:textId="77777777" w:rsidR="002D3AD2" w:rsidRDefault="00000000">
      <w:pPr>
        <w:spacing w:after="120" w:line="360" w:lineRule="auto"/>
      </w:pPr>
      <w:r>
        <w:rPr>
          <w:rFonts w:ascii="宋体" w:hAnsi="宋体"/>
        </w:rPr>
        <w:t>以下代码展示了使用pandas读取训练集与测试集的核心实现：</w:t>
      </w:r>
    </w:p>
    <w:p w14:paraId="7F6A5D81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导入必要的工具包</w:t>
      </w:r>
    </w:p>
    <w:p w14:paraId="2E920D82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import </w:t>
      </w:r>
      <w:proofErr w:type="spellStart"/>
      <w:r>
        <w:rPr>
          <w:rFonts w:ascii="Consolas" w:hAnsi="Consolas"/>
          <w:color w:val="333333"/>
          <w:sz w:val="18"/>
        </w:rPr>
        <w:t>numpy</w:t>
      </w:r>
      <w:proofErr w:type="spellEnd"/>
      <w:r>
        <w:rPr>
          <w:rFonts w:ascii="Consolas" w:hAnsi="Consolas"/>
          <w:color w:val="333333"/>
          <w:sz w:val="18"/>
        </w:rPr>
        <w:t xml:space="preserve"> as np</w:t>
      </w:r>
    </w:p>
    <w:p w14:paraId="341D0094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import pandas as pd</w:t>
      </w:r>
    </w:p>
    <w:p w14:paraId="57AC0B20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import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matplotlib.pyplot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as </w:t>
      </w:r>
      <w:proofErr w:type="spellStart"/>
      <w:r>
        <w:rPr>
          <w:rFonts w:ascii="Consolas" w:hAnsi="Consolas"/>
          <w:color w:val="333333"/>
          <w:sz w:val="18"/>
        </w:rPr>
        <w:t>plt</w:t>
      </w:r>
      <w:proofErr w:type="spellEnd"/>
    </w:p>
    <w:p w14:paraId="7E33B0E6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import seaborn as </w:t>
      </w:r>
      <w:proofErr w:type="spellStart"/>
      <w:r>
        <w:rPr>
          <w:rFonts w:ascii="Consolas" w:hAnsi="Consolas"/>
          <w:color w:val="333333"/>
          <w:sz w:val="18"/>
        </w:rPr>
        <w:t>sns</w:t>
      </w:r>
      <w:proofErr w:type="spellEnd"/>
    </w:p>
    <w:p w14:paraId="20166570" w14:textId="77777777" w:rsidR="002D3AD2" w:rsidRDefault="002D3AD2">
      <w:pPr>
        <w:shd w:val="clear" w:color="auto" w:fill="F5F5F5"/>
        <w:spacing w:line="280" w:lineRule="auto"/>
        <w:ind w:left="567"/>
      </w:pPr>
    </w:p>
    <w:p w14:paraId="163E3329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配置</w:t>
      </w:r>
      <w:r>
        <w:rPr>
          <w:rFonts w:ascii="Consolas" w:hAnsi="Consolas"/>
          <w:color w:val="333333"/>
          <w:sz w:val="18"/>
        </w:rPr>
        <w:t>pandas</w:t>
      </w:r>
      <w:r>
        <w:rPr>
          <w:rFonts w:ascii="Consolas" w:hAnsi="Consolas"/>
          <w:color w:val="333333"/>
          <w:sz w:val="18"/>
        </w:rPr>
        <w:t>显示选项</w:t>
      </w:r>
    </w:p>
    <w:p w14:paraId="6B3D6B95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pd.set_option</w:t>
      </w:r>
      <w:proofErr w:type="spellEnd"/>
      <w:r>
        <w:rPr>
          <w:rFonts w:ascii="Consolas" w:hAnsi="Consolas"/>
          <w:color w:val="333333"/>
          <w:sz w:val="18"/>
        </w:rPr>
        <w:t>('</w:t>
      </w:r>
      <w:proofErr w:type="spellStart"/>
      <w:r>
        <w:rPr>
          <w:rFonts w:ascii="Consolas" w:hAnsi="Consolas"/>
          <w:color w:val="333333"/>
          <w:sz w:val="18"/>
        </w:rPr>
        <w:t>display.max_columns</w:t>
      </w:r>
      <w:proofErr w:type="spellEnd"/>
      <w:r>
        <w:rPr>
          <w:rFonts w:ascii="Consolas" w:hAnsi="Consolas"/>
          <w:color w:val="333333"/>
          <w:sz w:val="18"/>
        </w:rPr>
        <w:t xml:space="preserve">', 10)  # </w:t>
      </w:r>
      <w:r>
        <w:rPr>
          <w:rFonts w:ascii="Consolas" w:hAnsi="Consolas"/>
          <w:color w:val="333333"/>
          <w:sz w:val="18"/>
        </w:rPr>
        <w:t>限制显示列数</w:t>
      </w:r>
    </w:p>
    <w:p w14:paraId="2E551C1B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pd.set_option</w:t>
      </w:r>
      <w:proofErr w:type="spellEnd"/>
      <w:r>
        <w:rPr>
          <w:rFonts w:ascii="Consolas" w:hAnsi="Consolas"/>
          <w:color w:val="333333"/>
          <w:sz w:val="18"/>
        </w:rPr>
        <w:t>('</w:t>
      </w:r>
      <w:proofErr w:type="spellStart"/>
      <w:r>
        <w:rPr>
          <w:rFonts w:ascii="Consolas" w:hAnsi="Consolas"/>
          <w:color w:val="333333"/>
          <w:sz w:val="18"/>
        </w:rPr>
        <w:t>display.max_rows</w:t>
      </w:r>
      <w:proofErr w:type="spellEnd"/>
      <w:r>
        <w:rPr>
          <w:rFonts w:ascii="Consolas" w:hAnsi="Consolas"/>
          <w:color w:val="333333"/>
          <w:sz w:val="18"/>
        </w:rPr>
        <w:t xml:space="preserve">', 20)     # </w:t>
      </w:r>
      <w:r>
        <w:rPr>
          <w:rFonts w:ascii="Consolas" w:hAnsi="Consolas"/>
          <w:color w:val="333333"/>
          <w:sz w:val="18"/>
        </w:rPr>
        <w:t>限制显示行数</w:t>
      </w:r>
    </w:p>
    <w:p w14:paraId="1223FDB8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pd.set_</w:t>
      </w:r>
      <w:proofErr w:type="gramStart"/>
      <w:r>
        <w:rPr>
          <w:rFonts w:ascii="Consolas" w:hAnsi="Consolas"/>
          <w:color w:val="333333"/>
          <w:sz w:val="18"/>
        </w:rPr>
        <w:t>option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'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display.float</w:t>
      </w:r>
      <w:proofErr w:type="gramEnd"/>
      <w:r>
        <w:rPr>
          <w:rFonts w:ascii="Consolas" w:hAnsi="Consolas"/>
          <w:color w:val="333333"/>
          <w:sz w:val="18"/>
        </w:rPr>
        <w:t>_format</w:t>
      </w:r>
      <w:proofErr w:type="spellEnd"/>
      <w:r>
        <w:rPr>
          <w:rFonts w:ascii="Consolas" w:hAnsi="Consolas"/>
          <w:color w:val="333333"/>
          <w:sz w:val="18"/>
        </w:rPr>
        <w:t>', lambda x: '%.2f' % x)</w:t>
      </w:r>
    </w:p>
    <w:p w14:paraId="09C94161" w14:textId="77777777" w:rsidR="002D3AD2" w:rsidRDefault="002D3AD2">
      <w:pPr>
        <w:shd w:val="clear" w:color="auto" w:fill="F5F5F5"/>
        <w:spacing w:line="280" w:lineRule="auto"/>
        <w:ind w:left="567"/>
      </w:pPr>
    </w:p>
    <w:p w14:paraId="08DDEF4C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禁用</w:t>
      </w:r>
      <w:proofErr w:type="spellStart"/>
      <w:r>
        <w:rPr>
          <w:rFonts w:ascii="Consolas" w:hAnsi="Consolas"/>
          <w:color w:val="333333"/>
          <w:sz w:val="18"/>
        </w:rPr>
        <w:t>numpy</w:t>
      </w:r>
      <w:proofErr w:type="spellEnd"/>
      <w:r>
        <w:rPr>
          <w:rFonts w:ascii="Consolas" w:hAnsi="Consolas"/>
          <w:color w:val="333333"/>
          <w:sz w:val="18"/>
        </w:rPr>
        <w:t>科学计数法，提高输出可读性</w:t>
      </w:r>
    </w:p>
    <w:p w14:paraId="4531EDE8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np.set_</w:t>
      </w:r>
      <w:proofErr w:type="gramStart"/>
      <w:r>
        <w:rPr>
          <w:rFonts w:ascii="Consolas" w:hAnsi="Consolas"/>
          <w:color w:val="333333"/>
          <w:sz w:val="18"/>
        </w:rPr>
        <w:t>printoptions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suppress=True, precision=10, threshold=2000, linewidth=150)</w:t>
      </w:r>
    </w:p>
    <w:p w14:paraId="2780B912" w14:textId="77777777" w:rsidR="002D3AD2" w:rsidRDefault="002D3AD2">
      <w:pPr>
        <w:shd w:val="clear" w:color="auto" w:fill="F5F5F5"/>
        <w:spacing w:line="280" w:lineRule="auto"/>
        <w:ind w:left="567"/>
      </w:pPr>
    </w:p>
    <w:p w14:paraId="1048AE93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读取数据文件（制表符分隔）</w:t>
      </w:r>
    </w:p>
    <w:p w14:paraId="4F5DF85F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train_data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pd.read</w:t>
      </w:r>
      <w:proofErr w:type="gramEnd"/>
      <w:r>
        <w:rPr>
          <w:rFonts w:ascii="Consolas" w:hAnsi="Consolas"/>
          <w:color w:val="333333"/>
          <w:sz w:val="18"/>
        </w:rPr>
        <w:t>_</w:t>
      </w:r>
      <w:proofErr w:type="gramStart"/>
      <w:r>
        <w:rPr>
          <w:rFonts w:ascii="Consolas" w:hAnsi="Consolas"/>
          <w:color w:val="333333"/>
          <w:sz w:val="18"/>
        </w:rPr>
        <w:t>csv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 xml:space="preserve">"./zhengqi_train.txt", </w:t>
      </w:r>
      <w:proofErr w:type="spellStart"/>
      <w:r>
        <w:rPr>
          <w:rFonts w:ascii="Consolas" w:hAnsi="Consolas"/>
          <w:color w:val="333333"/>
          <w:sz w:val="18"/>
        </w:rPr>
        <w:t>sep</w:t>
      </w:r>
      <w:proofErr w:type="spellEnd"/>
      <w:r>
        <w:rPr>
          <w:rFonts w:ascii="Consolas" w:hAnsi="Consolas"/>
          <w:color w:val="333333"/>
          <w:sz w:val="18"/>
        </w:rPr>
        <w:t>='\t', encoding='utf-8')</w:t>
      </w:r>
    </w:p>
    <w:p w14:paraId="630E2C7A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test_data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pd.read</w:t>
      </w:r>
      <w:proofErr w:type="gramEnd"/>
      <w:r>
        <w:rPr>
          <w:rFonts w:ascii="Consolas" w:hAnsi="Consolas"/>
          <w:color w:val="333333"/>
          <w:sz w:val="18"/>
        </w:rPr>
        <w:t>_</w:t>
      </w:r>
      <w:proofErr w:type="gramStart"/>
      <w:r>
        <w:rPr>
          <w:rFonts w:ascii="Consolas" w:hAnsi="Consolas"/>
          <w:color w:val="333333"/>
          <w:sz w:val="18"/>
        </w:rPr>
        <w:t>csv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 xml:space="preserve">"./zhengqi_test.txt", </w:t>
      </w:r>
      <w:proofErr w:type="spellStart"/>
      <w:r>
        <w:rPr>
          <w:rFonts w:ascii="Consolas" w:hAnsi="Consolas"/>
          <w:color w:val="333333"/>
          <w:sz w:val="18"/>
        </w:rPr>
        <w:t>sep</w:t>
      </w:r>
      <w:proofErr w:type="spellEnd"/>
      <w:r>
        <w:rPr>
          <w:rFonts w:ascii="Consolas" w:hAnsi="Consolas"/>
          <w:color w:val="333333"/>
          <w:sz w:val="18"/>
        </w:rPr>
        <w:t>='\t', encoding='utf-8')</w:t>
      </w:r>
    </w:p>
    <w:p w14:paraId="31CD279A" w14:textId="77777777" w:rsidR="002D3AD2" w:rsidRDefault="002D3AD2">
      <w:pPr>
        <w:shd w:val="clear" w:color="auto" w:fill="F5F5F5"/>
        <w:spacing w:line="280" w:lineRule="auto"/>
        <w:ind w:left="567"/>
      </w:pPr>
    </w:p>
    <w:p w14:paraId="26750C46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查看数据基本信息</w:t>
      </w:r>
    </w:p>
    <w:p w14:paraId="73649E49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print(train_data.info())   # </w:t>
      </w:r>
      <w:r>
        <w:rPr>
          <w:rFonts w:ascii="Consolas" w:hAnsi="Consolas"/>
          <w:color w:val="333333"/>
          <w:sz w:val="18"/>
        </w:rPr>
        <w:t>数据类型、非空值统计</w:t>
      </w:r>
    </w:p>
    <w:p w14:paraId="761953F2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lastRenderedPageBreak/>
        <w:t>print(</w:t>
      </w:r>
      <w:proofErr w:type="spellStart"/>
      <w:r>
        <w:rPr>
          <w:rFonts w:ascii="Consolas" w:hAnsi="Consolas"/>
          <w:color w:val="333333"/>
          <w:sz w:val="18"/>
        </w:rPr>
        <w:t>train_data.describe</w:t>
      </w:r>
      <w:proofErr w:type="spellEnd"/>
      <w:r>
        <w:rPr>
          <w:rFonts w:ascii="Consolas" w:hAnsi="Consolas"/>
          <w:color w:val="333333"/>
          <w:sz w:val="18"/>
        </w:rPr>
        <w:t xml:space="preserve">())  # </w:t>
      </w:r>
      <w:r>
        <w:rPr>
          <w:rFonts w:ascii="Consolas" w:hAnsi="Consolas"/>
          <w:color w:val="333333"/>
          <w:sz w:val="18"/>
        </w:rPr>
        <w:t>描述性统计量</w:t>
      </w:r>
    </w:p>
    <w:p w14:paraId="44B66DD0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print(</w:t>
      </w:r>
      <w:proofErr w:type="spellStart"/>
      <w:r>
        <w:rPr>
          <w:rFonts w:ascii="Consolas" w:hAnsi="Consolas"/>
          <w:color w:val="333333"/>
          <w:sz w:val="18"/>
        </w:rPr>
        <w:t>train_data.head</w:t>
      </w:r>
      <w:proofErr w:type="spellEnd"/>
      <w:r>
        <w:rPr>
          <w:rFonts w:ascii="Consolas" w:hAnsi="Consolas"/>
          <w:color w:val="333333"/>
          <w:sz w:val="18"/>
        </w:rPr>
        <w:t xml:space="preserve">())   # </w:t>
      </w:r>
      <w:r>
        <w:rPr>
          <w:rFonts w:ascii="Consolas" w:hAnsi="Consolas"/>
          <w:color w:val="333333"/>
          <w:sz w:val="18"/>
        </w:rPr>
        <w:t>前</w:t>
      </w:r>
      <w:r>
        <w:rPr>
          <w:rFonts w:ascii="Consolas" w:hAnsi="Consolas"/>
          <w:color w:val="333333"/>
          <w:sz w:val="18"/>
        </w:rPr>
        <w:t>5</w:t>
      </w:r>
      <w:r>
        <w:rPr>
          <w:rFonts w:ascii="Consolas" w:hAnsi="Consolas"/>
          <w:color w:val="333333"/>
          <w:sz w:val="18"/>
        </w:rPr>
        <w:t>行预览</w:t>
      </w:r>
    </w:p>
    <w:p w14:paraId="259FAAFE" w14:textId="77777777" w:rsidR="002D3AD2" w:rsidRDefault="00000000">
      <w:pPr>
        <w:spacing w:after="120" w:line="360" w:lineRule="auto"/>
      </w:pPr>
      <w:r>
        <w:rPr>
          <w:rFonts w:ascii="宋体" w:hAnsi="宋体"/>
        </w:rPr>
        <w:t>【实现要点】使用</w:t>
      </w:r>
      <w:proofErr w:type="spellStart"/>
      <w:r>
        <w:rPr>
          <w:rFonts w:ascii="宋体" w:hAnsi="宋体"/>
        </w:rPr>
        <w:t>pd.set_option</w:t>
      </w:r>
      <w:proofErr w:type="spellEnd"/>
      <w:r>
        <w:rPr>
          <w:rFonts w:ascii="宋体" w:hAnsi="宋体"/>
        </w:rPr>
        <w:t>配置显示参数，避免数据预览时出现科学计数法或行列截断。训练集含2888条记录、39列（38个特征+1个目标），</w:t>
      </w:r>
      <w:proofErr w:type="gramStart"/>
      <w:r>
        <w:rPr>
          <w:rFonts w:ascii="宋体" w:hAnsi="宋体"/>
        </w:rPr>
        <w:t>测试集含1925条</w:t>
      </w:r>
      <w:proofErr w:type="gramEnd"/>
      <w:r>
        <w:rPr>
          <w:rFonts w:ascii="宋体" w:hAnsi="宋体"/>
        </w:rPr>
        <w:t>记录、38列，所有字段均为float64数值型，无缺失值。</w:t>
      </w:r>
    </w:p>
    <w:p w14:paraId="796F915C" w14:textId="77777777" w:rsidR="00F8737C" w:rsidRPr="00D21D4B" w:rsidRDefault="00F8737C" w:rsidP="000E5401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  <w:lang w:eastAsia="en-US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  <w:lang w:eastAsia="en-US"/>
        </w:rPr>
        <w:t xml:space="preserve">1.3 </w:t>
      </w:r>
      <w:proofErr w:type="spellStart"/>
      <w:r w:rsidRPr="00D21D4B">
        <w:rPr>
          <w:rFonts w:ascii="黑体" w:eastAsia="黑体" w:hAnsi="黑体"/>
          <w:color w:val="000000"/>
          <w:kern w:val="0"/>
          <w:sz w:val="28"/>
          <w:szCs w:val="26"/>
          <w:lang w:eastAsia="en-US"/>
        </w:rPr>
        <w:t>评价指标</w:t>
      </w:r>
      <w:proofErr w:type="spellEnd"/>
    </w:p>
    <w:p w14:paraId="53056DC0" w14:textId="04713F96" w:rsidR="00F8737C" w:rsidRPr="00D21D4B" w:rsidRDefault="00F8737C" w:rsidP="009E143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  <w:lang w:eastAsia="en-US"/>
        </w:rPr>
      </w:pPr>
      <w:proofErr w:type="spellStart"/>
      <w:r w:rsidRPr="00D21D4B">
        <w:rPr>
          <w:rFonts w:ascii="宋体" w:hAnsi="宋体"/>
          <w:kern w:val="0"/>
          <w:sz w:val="24"/>
          <w:szCs w:val="22"/>
          <w:lang w:eastAsia="en-US"/>
        </w:rPr>
        <w:t>本任务采用均方误差（Mean</w:t>
      </w:r>
      <w:proofErr w:type="spellEnd"/>
      <w:r w:rsidRPr="00D21D4B">
        <w:rPr>
          <w:rFonts w:ascii="宋体" w:hAnsi="宋体"/>
          <w:kern w:val="0"/>
          <w:sz w:val="24"/>
          <w:szCs w:val="22"/>
          <w:lang w:eastAsia="en-US"/>
        </w:rPr>
        <w:t xml:space="preserve"> Squared Error, </w:t>
      </w:r>
      <w:proofErr w:type="spellStart"/>
      <w:r w:rsidRPr="00D21D4B">
        <w:rPr>
          <w:rFonts w:ascii="宋体" w:hAnsi="宋体"/>
          <w:kern w:val="0"/>
          <w:sz w:val="24"/>
          <w:szCs w:val="22"/>
          <w:lang w:eastAsia="en-US"/>
        </w:rPr>
        <w:t>MSE）作为模型评价指标，其计算公式为：MSE</w:t>
      </w:r>
      <w:proofErr w:type="spellEnd"/>
      <w:r w:rsidRPr="00D21D4B">
        <w:rPr>
          <w:rFonts w:ascii="宋体" w:hAnsi="宋体"/>
          <w:kern w:val="0"/>
          <w:sz w:val="24"/>
          <w:szCs w:val="22"/>
          <w:lang w:eastAsia="en-US"/>
        </w:rPr>
        <w:t xml:space="preserve"> = (1/n) x </w:t>
      </w:r>
      <w:proofErr w:type="gramStart"/>
      <w:r w:rsidRPr="00D21D4B">
        <w:rPr>
          <w:rFonts w:ascii="宋体" w:hAnsi="宋体"/>
          <w:kern w:val="0"/>
          <w:sz w:val="24"/>
          <w:szCs w:val="22"/>
          <w:lang w:eastAsia="en-US"/>
        </w:rPr>
        <w:t>Σ(</w:t>
      </w:r>
      <w:proofErr w:type="spellStart"/>
      <w:proofErr w:type="gramEnd"/>
      <w:r w:rsidRPr="00D21D4B">
        <w:rPr>
          <w:rFonts w:ascii="宋体" w:hAnsi="宋体"/>
          <w:kern w:val="0"/>
          <w:sz w:val="24"/>
          <w:szCs w:val="22"/>
          <w:lang w:eastAsia="en-US"/>
        </w:rPr>
        <w:t>yi</w:t>
      </w:r>
      <w:proofErr w:type="spellEnd"/>
      <w:r w:rsidRPr="00D21D4B">
        <w:rPr>
          <w:rFonts w:ascii="宋体" w:hAnsi="宋体"/>
          <w:kern w:val="0"/>
          <w:sz w:val="24"/>
          <w:szCs w:val="22"/>
          <w:lang w:eastAsia="en-US"/>
        </w:rPr>
        <w:t xml:space="preserve"> - </w:t>
      </w:r>
      <w:proofErr w:type="spellStart"/>
      <w:proofErr w:type="gramStart"/>
      <w:r w:rsidRPr="00D21D4B">
        <w:rPr>
          <w:rFonts w:ascii="Cambria" w:hAnsi="Cambria" w:cs="Cambria"/>
          <w:kern w:val="0"/>
          <w:sz w:val="24"/>
          <w:szCs w:val="22"/>
          <w:lang w:eastAsia="en-US"/>
        </w:rPr>
        <w:t>ŷ</w:t>
      </w:r>
      <w:r w:rsidRPr="00D21D4B">
        <w:rPr>
          <w:rFonts w:ascii="宋体" w:hAnsi="宋体"/>
          <w:kern w:val="0"/>
          <w:sz w:val="24"/>
          <w:szCs w:val="22"/>
          <w:lang w:eastAsia="en-US"/>
        </w:rPr>
        <w:t>i</w:t>
      </w:r>
      <w:proofErr w:type="spellEnd"/>
      <w:r w:rsidRPr="00D21D4B">
        <w:rPr>
          <w:rFonts w:ascii="宋体" w:hAnsi="宋体"/>
          <w:kern w:val="0"/>
          <w:sz w:val="24"/>
          <w:szCs w:val="22"/>
          <w:lang w:eastAsia="en-US"/>
        </w:rPr>
        <w:t>)</w:t>
      </w:r>
      <w:r w:rsidRPr="00D21D4B">
        <w:rPr>
          <w:rFonts w:ascii="宋体" w:hAnsi="宋体" w:cs="宋体" w:hint="eastAsia"/>
          <w:kern w:val="0"/>
          <w:sz w:val="24"/>
          <w:szCs w:val="22"/>
          <w:lang w:eastAsia="en-US"/>
        </w:rPr>
        <w:t>²</w:t>
      </w:r>
      <w:proofErr w:type="gramEnd"/>
    </w:p>
    <w:p w14:paraId="125047A7" w14:textId="77777777" w:rsidR="002D3AD2" w:rsidRDefault="00000000">
      <w:pPr>
        <w:spacing w:after="120" w:line="360" w:lineRule="auto"/>
      </w:pPr>
      <w:r>
        <w:rPr>
          <w:rFonts w:ascii="黑体" w:eastAsia="黑体" w:hAnsi="黑体"/>
          <w:b/>
          <w:sz w:val="24"/>
        </w:rPr>
        <w:t>【MSE评价指标代码实现】</w:t>
      </w:r>
    </w:p>
    <w:p w14:paraId="2CD99089" w14:textId="77777777" w:rsidR="002D3AD2" w:rsidRDefault="00000000">
      <w:pPr>
        <w:spacing w:after="120" w:line="360" w:lineRule="auto"/>
      </w:pPr>
      <w:r>
        <w:rPr>
          <w:rFonts w:ascii="宋体" w:hAnsi="宋体"/>
        </w:rPr>
        <w:t>在</w:t>
      </w:r>
      <w:proofErr w:type="spellStart"/>
      <w:r>
        <w:rPr>
          <w:rFonts w:ascii="宋体" w:hAnsi="宋体"/>
        </w:rPr>
        <w:t>sklearn</w:t>
      </w:r>
      <w:proofErr w:type="spellEnd"/>
      <w:r>
        <w:rPr>
          <w:rFonts w:ascii="宋体" w:hAnsi="宋体"/>
        </w:rPr>
        <w:t>中直接调用</w:t>
      </w:r>
      <w:proofErr w:type="spellStart"/>
      <w:r>
        <w:rPr>
          <w:rFonts w:ascii="宋体" w:hAnsi="宋体"/>
        </w:rPr>
        <w:t>mean_squared_error</w:t>
      </w:r>
      <w:proofErr w:type="spellEnd"/>
      <w:r>
        <w:rPr>
          <w:rFonts w:ascii="宋体" w:hAnsi="宋体"/>
        </w:rPr>
        <w:t>函数计算MSE：</w:t>
      </w:r>
    </w:p>
    <w:p w14:paraId="318A9A75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from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sklearn.metrics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import </w:t>
      </w:r>
      <w:proofErr w:type="spellStart"/>
      <w:r>
        <w:rPr>
          <w:rFonts w:ascii="Consolas" w:hAnsi="Consolas"/>
          <w:color w:val="333333"/>
          <w:sz w:val="18"/>
        </w:rPr>
        <w:t>mean_squared_error</w:t>
      </w:r>
      <w:proofErr w:type="spellEnd"/>
    </w:p>
    <w:p w14:paraId="2D54474F" w14:textId="77777777" w:rsidR="002D3AD2" w:rsidRDefault="002D3AD2">
      <w:pPr>
        <w:shd w:val="clear" w:color="auto" w:fill="F5F5F5"/>
        <w:spacing w:line="280" w:lineRule="auto"/>
        <w:ind w:left="567"/>
      </w:pPr>
    </w:p>
    <w:p w14:paraId="15405C25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proofErr w:type="spellStart"/>
      <w:r>
        <w:rPr>
          <w:rFonts w:ascii="Consolas" w:hAnsi="Consolas"/>
          <w:color w:val="333333"/>
          <w:sz w:val="18"/>
        </w:rPr>
        <w:t>y_test</w:t>
      </w:r>
      <w:proofErr w:type="spellEnd"/>
      <w:r>
        <w:rPr>
          <w:rFonts w:ascii="Consolas" w:hAnsi="Consolas"/>
          <w:color w:val="333333"/>
          <w:sz w:val="18"/>
        </w:rPr>
        <w:t>为真实值，</w:t>
      </w:r>
      <w:proofErr w:type="spellStart"/>
      <w:r>
        <w:rPr>
          <w:rFonts w:ascii="Consolas" w:hAnsi="Consolas"/>
          <w:color w:val="333333"/>
          <w:sz w:val="18"/>
        </w:rPr>
        <w:t>y_predict</w:t>
      </w:r>
      <w:proofErr w:type="spellEnd"/>
      <w:r>
        <w:rPr>
          <w:rFonts w:ascii="Consolas" w:hAnsi="Consolas"/>
          <w:color w:val="333333"/>
          <w:sz w:val="18"/>
        </w:rPr>
        <w:t>为模型预测值</w:t>
      </w:r>
    </w:p>
    <w:p w14:paraId="611BC4FE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mse_score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mean_squared_</w:t>
      </w:r>
      <w:proofErr w:type="gramStart"/>
      <w:r>
        <w:rPr>
          <w:rFonts w:ascii="Consolas" w:hAnsi="Consolas"/>
          <w:color w:val="333333"/>
          <w:sz w:val="18"/>
        </w:rPr>
        <w:t>error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y_test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y_predict</w:t>
      </w:r>
      <w:proofErr w:type="spellEnd"/>
      <w:r>
        <w:rPr>
          <w:rFonts w:ascii="Consolas" w:hAnsi="Consolas"/>
          <w:color w:val="333333"/>
          <w:sz w:val="18"/>
        </w:rPr>
        <w:t>)</w:t>
      </w:r>
    </w:p>
    <w:p w14:paraId="01611E0B" w14:textId="77777777" w:rsidR="002D3AD2" w:rsidRDefault="00000000">
      <w:pPr>
        <w:shd w:val="clear" w:color="auto" w:fill="F5F5F5"/>
        <w:spacing w:line="280" w:lineRule="auto"/>
        <w:ind w:left="567"/>
      </w:pPr>
      <w:proofErr w:type="gramStart"/>
      <w:r>
        <w:rPr>
          <w:rFonts w:ascii="Consolas" w:hAnsi="Consolas"/>
          <w:color w:val="333333"/>
          <w:sz w:val="18"/>
        </w:rPr>
        <w:t>print(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f"MSE</w:t>
      </w:r>
      <w:proofErr w:type="spellEnd"/>
      <w:r>
        <w:rPr>
          <w:rFonts w:ascii="Consolas" w:hAnsi="Consolas"/>
          <w:color w:val="333333"/>
          <w:sz w:val="18"/>
        </w:rPr>
        <w:t>: {mse_score:.6f}")</w:t>
      </w:r>
    </w:p>
    <w:p w14:paraId="05CA3057" w14:textId="77777777" w:rsidR="002D3AD2" w:rsidRDefault="00000000">
      <w:pPr>
        <w:spacing w:after="120" w:line="360" w:lineRule="auto"/>
      </w:pPr>
      <w:r>
        <w:rPr>
          <w:rFonts w:ascii="宋体" w:hAnsi="宋体"/>
        </w:rPr>
        <w:t>【实现分析】MSE是回归任务中最常用的评价指标之一。它对预测误差取平方，使得较大偏差受到更高惩罚（平方放大效应），这与工业蒸汽量预测场景中对大误差零容忍的需求高度吻合。在后续模型对比中，所有模型统一使用MSE作为评价标准，确保结果可比性。</w:t>
      </w:r>
    </w:p>
    <w:p w14:paraId="38AD30C1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其中</w:t>
      </w:r>
      <w:proofErr w:type="spellStart"/>
      <w:r w:rsidRPr="00D21D4B">
        <w:rPr>
          <w:rFonts w:ascii="宋体" w:hAnsi="宋体"/>
          <w:kern w:val="0"/>
          <w:sz w:val="24"/>
          <w:szCs w:val="22"/>
        </w:rPr>
        <w:t>yi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为真实值，</w:t>
      </w:r>
      <w:proofErr w:type="spellStart"/>
      <w:r w:rsidRPr="00D21D4B">
        <w:rPr>
          <w:rFonts w:ascii="Cambria" w:hAnsi="Cambria" w:cs="Cambria"/>
          <w:kern w:val="0"/>
          <w:sz w:val="24"/>
          <w:szCs w:val="22"/>
        </w:rPr>
        <w:t>ŷ</w:t>
      </w:r>
      <w:r w:rsidRPr="00D21D4B">
        <w:rPr>
          <w:rFonts w:ascii="宋体" w:hAnsi="宋体"/>
          <w:kern w:val="0"/>
          <w:sz w:val="24"/>
          <w:szCs w:val="22"/>
        </w:rPr>
        <w:t>i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为预测值，n为样本数量。MSE值越小，说明模型预测精度越高。MSE对较大误差具有更高的惩罚权重，使其在工业预测场景下是一个合适的评价指标。</w:t>
      </w:r>
    </w:p>
    <w:p w14:paraId="67343575" w14:textId="77777777" w:rsidR="00F8737C" w:rsidRPr="00D21D4B" w:rsidRDefault="00F8737C" w:rsidP="00F8737C">
      <w:pPr>
        <w:keepNext/>
        <w:keepLines/>
        <w:widowControl/>
        <w:spacing w:before="450" w:line="360" w:lineRule="auto"/>
        <w:jc w:val="left"/>
        <w:outlineLvl w:val="0"/>
        <w:rPr>
          <w:rFonts w:ascii="Calibri" w:eastAsia="MS Gothic" w:hAnsi="Calibri"/>
          <w:color w:val="000000"/>
          <w:kern w:val="0"/>
          <w:sz w:val="30"/>
          <w:szCs w:val="28"/>
        </w:rPr>
      </w:pP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t>第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二</w:t>
      </w: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t xml:space="preserve">章 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数据探索（EDA）</w:t>
      </w:r>
    </w:p>
    <w:p w14:paraId="58F3C62F" w14:textId="77777777" w:rsidR="00F8737C" w:rsidRPr="00D21D4B" w:rsidRDefault="00F8737C" w:rsidP="000E5401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2.1 数据概览</w:t>
      </w:r>
    </w:p>
    <w:p w14:paraId="1B06DC82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使用pandas库读取训练集和测试集数据，训练集包含2888条记录、39个字段，测试集包含1925条记录、38个字段。数据探索阶段主要进行了以下分析：</w:t>
      </w:r>
    </w:p>
    <w:p w14:paraId="71461C20" w14:textId="77777777" w:rsidR="002D3AD2" w:rsidRDefault="00000000">
      <w:pPr>
        <w:spacing w:after="120" w:line="360" w:lineRule="auto"/>
      </w:pPr>
      <w:r>
        <w:rPr>
          <w:rFonts w:ascii="黑体" w:eastAsia="黑体" w:hAnsi="黑体"/>
          <w:b/>
          <w:sz w:val="24"/>
        </w:rPr>
        <w:t>【数据探索代码详解】</w:t>
      </w:r>
    </w:p>
    <w:p w14:paraId="29B1DA9B" w14:textId="77777777" w:rsidR="002D3AD2" w:rsidRDefault="00000000">
      <w:pPr>
        <w:spacing w:after="120" w:line="360" w:lineRule="auto"/>
      </w:pPr>
      <w:r>
        <w:rPr>
          <w:rFonts w:ascii="宋体" w:hAnsi="宋体"/>
        </w:rPr>
        <w:t>以下代码展示了数据探索阶段的关键操作：</w:t>
      </w:r>
    </w:p>
    <w:p w14:paraId="271C4434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===== </w:t>
      </w:r>
      <w:r>
        <w:rPr>
          <w:rFonts w:ascii="Consolas" w:hAnsi="Consolas"/>
          <w:color w:val="333333"/>
          <w:sz w:val="18"/>
        </w:rPr>
        <w:t>查看数据基本信息</w:t>
      </w:r>
      <w:r>
        <w:rPr>
          <w:rFonts w:ascii="Consolas" w:hAnsi="Consolas"/>
          <w:color w:val="333333"/>
          <w:sz w:val="18"/>
        </w:rPr>
        <w:t xml:space="preserve"> =====</w:t>
      </w:r>
    </w:p>
    <w:p w14:paraId="027134D8" w14:textId="77777777" w:rsidR="002D3AD2" w:rsidRDefault="00000000">
      <w:pPr>
        <w:shd w:val="clear" w:color="auto" w:fill="F5F5F5"/>
        <w:spacing w:line="280" w:lineRule="auto"/>
        <w:ind w:left="567"/>
      </w:pPr>
      <w:proofErr w:type="gramStart"/>
      <w:r>
        <w:rPr>
          <w:rFonts w:ascii="Consolas" w:hAnsi="Consolas"/>
          <w:color w:val="333333"/>
          <w:sz w:val="18"/>
        </w:rPr>
        <w:t>train_data.info(</w:t>
      </w:r>
      <w:proofErr w:type="gramEnd"/>
      <w:r>
        <w:rPr>
          <w:rFonts w:ascii="Consolas" w:hAnsi="Consolas"/>
          <w:color w:val="333333"/>
          <w:sz w:val="18"/>
        </w:rPr>
        <w:t>)</w:t>
      </w:r>
    </w:p>
    <w:p w14:paraId="4C04ED8D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输出：</w:t>
      </w:r>
      <w:r>
        <w:rPr>
          <w:rFonts w:ascii="Consolas" w:hAnsi="Consolas"/>
          <w:color w:val="333333"/>
          <w:sz w:val="18"/>
        </w:rPr>
        <w:t>&lt;class '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pandas.core</w:t>
      </w:r>
      <w:proofErr w:type="gramEnd"/>
      <w:r>
        <w:rPr>
          <w:rFonts w:ascii="Consolas" w:hAnsi="Consolas"/>
          <w:color w:val="333333"/>
          <w:sz w:val="18"/>
        </w:rPr>
        <w:t>.</w:t>
      </w:r>
      <w:proofErr w:type="gramStart"/>
      <w:r>
        <w:rPr>
          <w:rFonts w:ascii="Consolas" w:hAnsi="Consolas"/>
          <w:color w:val="333333"/>
          <w:sz w:val="18"/>
        </w:rPr>
        <w:t>frame.DataFrame</w:t>
      </w:r>
      <w:proofErr w:type="spellEnd"/>
      <w:proofErr w:type="gramEnd"/>
      <w:r>
        <w:rPr>
          <w:rFonts w:ascii="Consolas" w:hAnsi="Consolas"/>
          <w:color w:val="333333"/>
          <w:sz w:val="18"/>
        </w:rPr>
        <w:t>'&gt;</w:t>
      </w:r>
    </w:p>
    <w:p w14:paraId="741A2512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proofErr w:type="spellStart"/>
      <w:r>
        <w:rPr>
          <w:rFonts w:ascii="Consolas" w:hAnsi="Consolas"/>
          <w:color w:val="333333"/>
          <w:sz w:val="18"/>
        </w:rPr>
        <w:t>RangeIndex</w:t>
      </w:r>
      <w:proofErr w:type="spellEnd"/>
      <w:r>
        <w:rPr>
          <w:rFonts w:ascii="Consolas" w:hAnsi="Consolas"/>
          <w:color w:val="333333"/>
          <w:sz w:val="18"/>
        </w:rPr>
        <w:t>: 2888 entries, 0 to 2887</w:t>
      </w:r>
    </w:p>
    <w:p w14:paraId="2A0D1522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lastRenderedPageBreak/>
        <w:t># Data columns (total 39 columns):</w:t>
      </w:r>
    </w:p>
    <w:p w14:paraId="52F07AEA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# V0-V37: 38</w:t>
      </w:r>
      <w:r>
        <w:rPr>
          <w:rFonts w:ascii="Consolas" w:hAnsi="Consolas"/>
          <w:color w:val="333333"/>
          <w:sz w:val="18"/>
        </w:rPr>
        <w:t>个</w:t>
      </w:r>
      <w:r>
        <w:rPr>
          <w:rFonts w:ascii="Consolas" w:hAnsi="Consolas"/>
          <w:color w:val="333333"/>
          <w:sz w:val="18"/>
        </w:rPr>
        <w:t>float64</w:t>
      </w:r>
      <w:r>
        <w:rPr>
          <w:rFonts w:ascii="Consolas" w:hAnsi="Consolas"/>
          <w:color w:val="333333"/>
          <w:sz w:val="18"/>
        </w:rPr>
        <w:t>特征字段</w:t>
      </w:r>
    </w:p>
    <w:p w14:paraId="6EA83A5F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# target: 1</w:t>
      </w:r>
      <w:r>
        <w:rPr>
          <w:rFonts w:ascii="Consolas" w:hAnsi="Consolas"/>
          <w:color w:val="333333"/>
          <w:sz w:val="18"/>
        </w:rPr>
        <w:t>个</w:t>
      </w:r>
      <w:r>
        <w:rPr>
          <w:rFonts w:ascii="Consolas" w:hAnsi="Consolas"/>
          <w:color w:val="333333"/>
          <w:sz w:val="18"/>
        </w:rPr>
        <w:t>float64</w:t>
      </w:r>
      <w:r>
        <w:rPr>
          <w:rFonts w:ascii="Consolas" w:hAnsi="Consolas"/>
          <w:color w:val="333333"/>
          <w:sz w:val="18"/>
        </w:rPr>
        <w:t>目标字段</w:t>
      </w:r>
    </w:p>
    <w:p w14:paraId="46D446C6" w14:textId="77777777" w:rsidR="002D3AD2" w:rsidRDefault="002D3AD2">
      <w:pPr>
        <w:shd w:val="clear" w:color="auto" w:fill="F5F5F5"/>
        <w:spacing w:line="280" w:lineRule="auto"/>
        <w:ind w:left="567"/>
      </w:pPr>
    </w:p>
    <w:p w14:paraId="58ABE1EF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===== </w:t>
      </w:r>
      <w:r>
        <w:rPr>
          <w:rFonts w:ascii="Consolas" w:hAnsi="Consolas"/>
          <w:color w:val="333333"/>
          <w:sz w:val="18"/>
        </w:rPr>
        <w:t>描述性统计</w:t>
      </w:r>
      <w:r>
        <w:rPr>
          <w:rFonts w:ascii="Consolas" w:hAnsi="Consolas"/>
          <w:color w:val="333333"/>
          <w:sz w:val="18"/>
        </w:rPr>
        <w:t xml:space="preserve"> =====</w:t>
      </w:r>
    </w:p>
    <w:p w14:paraId="55077D04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train_</w:t>
      </w:r>
      <w:proofErr w:type="gramStart"/>
      <w:r>
        <w:rPr>
          <w:rFonts w:ascii="Consolas" w:hAnsi="Consolas"/>
          <w:color w:val="333333"/>
          <w:sz w:val="18"/>
        </w:rPr>
        <w:t>data.describe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</w:t>
      </w:r>
    </w:p>
    <w:p w14:paraId="1B53F193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输出各列的</w:t>
      </w:r>
      <w:r>
        <w:rPr>
          <w:rFonts w:ascii="Consolas" w:hAnsi="Consolas"/>
          <w:color w:val="333333"/>
          <w:sz w:val="18"/>
        </w:rPr>
        <w:t>count</w:t>
      </w:r>
      <w:r>
        <w:rPr>
          <w:rFonts w:ascii="Consolas" w:hAnsi="Consolas"/>
          <w:color w:val="333333"/>
          <w:sz w:val="18"/>
        </w:rPr>
        <w:t>、</w:t>
      </w:r>
      <w:r>
        <w:rPr>
          <w:rFonts w:ascii="Consolas" w:hAnsi="Consolas"/>
          <w:color w:val="333333"/>
          <w:sz w:val="18"/>
        </w:rPr>
        <w:t>mean</w:t>
      </w:r>
      <w:r>
        <w:rPr>
          <w:rFonts w:ascii="Consolas" w:hAnsi="Consolas"/>
          <w:color w:val="333333"/>
          <w:sz w:val="18"/>
        </w:rPr>
        <w:t>、</w:t>
      </w:r>
      <w:r>
        <w:rPr>
          <w:rFonts w:ascii="Consolas" w:hAnsi="Consolas"/>
          <w:color w:val="333333"/>
          <w:sz w:val="18"/>
        </w:rPr>
        <w:t>std</w:t>
      </w:r>
      <w:r>
        <w:rPr>
          <w:rFonts w:ascii="Consolas" w:hAnsi="Consolas"/>
          <w:color w:val="333333"/>
          <w:sz w:val="18"/>
        </w:rPr>
        <w:t>、</w:t>
      </w:r>
      <w:r>
        <w:rPr>
          <w:rFonts w:ascii="Consolas" w:hAnsi="Consolas"/>
          <w:color w:val="333333"/>
          <w:sz w:val="18"/>
        </w:rPr>
        <w:t>min</w:t>
      </w:r>
      <w:r>
        <w:rPr>
          <w:rFonts w:ascii="Consolas" w:hAnsi="Consolas"/>
          <w:color w:val="333333"/>
          <w:sz w:val="18"/>
        </w:rPr>
        <w:t>、</w:t>
      </w:r>
      <w:r>
        <w:rPr>
          <w:rFonts w:ascii="Consolas" w:hAnsi="Consolas"/>
          <w:color w:val="333333"/>
          <w:sz w:val="18"/>
        </w:rPr>
        <w:t>25%</w:t>
      </w:r>
      <w:r>
        <w:rPr>
          <w:rFonts w:ascii="Consolas" w:hAnsi="Consolas"/>
          <w:color w:val="333333"/>
          <w:sz w:val="18"/>
        </w:rPr>
        <w:t>、</w:t>
      </w:r>
      <w:r>
        <w:rPr>
          <w:rFonts w:ascii="Consolas" w:hAnsi="Consolas"/>
          <w:color w:val="333333"/>
          <w:sz w:val="18"/>
        </w:rPr>
        <w:t>50%</w:t>
      </w:r>
      <w:r>
        <w:rPr>
          <w:rFonts w:ascii="Consolas" w:hAnsi="Consolas"/>
          <w:color w:val="333333"/>
          <w:sz w:val="18"/>
        </w:rPr>
        <w:t>、</w:t>
      </w:r>
      <w:r>
        <w:rPr>
          <w:rFonts w:ascii="Consolas" w:hAnsi="Consolas"/>
          <w:color w:val="333333"/>
          <w:sz w:val="18"/>
        </w:rPr>
        <w:t>75%</w:t>
      </w:r>
      <w:r>
        <w:rPr>
          <w:rFonts w:ascii="Consolas" w:hAnsi="Consolas"/>
          <w:color w:val="333333"/>
          <w:sz w:val="18"/>
        </w:rPr>
        <w:t>、</w:t>
      </w:r>
      <w:r>
        <w:rPr>
          <w:rFonts w:ascii="Consolas" w:hAnsi="Consolas"/>
          <w:color w:val="333333"/>
          <w:sz w:val="18"/>
        </w:rPr>
        <w:t>max</w:t>
      </w:r>
    </w:p>
    <w:p w14:paraId="7E675630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目标变量</w:t>
      </w:r>
      <w:r>
        <w:rPr>
          <w:rFonts w:ascii="Consolas" w:hAnsi="Consolas"/>
          <w:color w:val="333333"/>
          <w:sz w:val="18"/>
        </w:rPr>
        <w:t xml:space="preserve">target: </w:t>
      </w:r>
      <w:r>
        <w:rPr>
          <w:rFonts w:ascii="Consolas" w:hAnsi="Consolas"/>
          <w:color w:val="333333"/>
          <w:sz w:val="18"/>
        </w:rPr>
        <w:t>均值</w:t>
      </w:r>
      <w:r>
        <w:rPr>
          <w:rFonts w:ascii="Consolas" w:hAnsi="Consolas"/>
          <w:color w:val="333333"/>
          <w:sz w:val="18"/>
        </w:rPr>
        <w:t xml:space="preserve">0.127, </w:t>
      </w:r>
      <w:r>
        <w:rPr>
          <w:rFonts w:ascii="Consolas" w:hAnsi="Consolas"/>
          <w:color w:val="333333"/>
          <w:sz w:val="18"/>
        </w:rPr>
        <w:t>标准差</w:t>
      </w:r>
      <w:r>
        <w:rPr>
          <w:rFonts w:ascii="Consolas" w:hAnsi="Consolas"/>
          <w:color w:val="333333"/>
          <w:sz w:val="18"/>
        </w:rPr>
        <w:t xml:space="preserve">0.984, </w:t>
      </w:r>
      <w:r>
        <w:rPr>
          <w:rFonts w:ascii="Consolas" w:hAnsi="Consolas"/>
          <w:color w:val="333333"/>
          <w:sz w:val="18"/>
        </w:rPr>
        <w:t>范围</w:t>
      </w:r>
      <w:r>
        <w:rPr>
          <w:rFonts w:ascii="Consolas" w:hAnsi="Consolas"/>
          <w:color w:val="333333"/>
          <w:sz w:val="18"/>
        </w:rPr>
        <w:t>[-3.04, 2.54]</w:t>
      </w:r>
    </w:p>
    <w:p w14:paraId="5D625BB5" w14:textId="77777777" w:rsidR="002D3AD2" w:rsidRDefault="002D3AD2">
      <w:pPr>
        <w:shd w:val="clear" w:color="auto" w:fill="F5F5F5"/>
        <w:spacing w:line="280" w:lineRule="auto"/>
        <w:ind w:left="567"/>
      </w:pPr>
    </w:p>
    <w:p w14:paraId="21651ABA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===== </w:t>
      </w:r>
      <w:r>
        <w:rPr>
          <w:rFonts w:ascii="Consolas" w:hAnsi="Consolas"/>
          <w:color w:val="333333"/>
          <w:sz w:val="18"/>
        </w:rPr>
        <w:t>相关性系数示例</w:t>
      </w:r>
      <w:r>
        <w:rPr>
          <w:rFonts w:ascii="Consolas" w:hAnsi="Consolas"/>
          <w:color w:val="333333"/>
          <w:sz w:val="18"/>
        </w:rPr>
        <w:t xml:space="preserve"> =====</w:t>
      </w:r>
    </w:p>
    <w:p w14:paraId="3EBF2198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import </w:t>
      </w:r>
      <w:proofErr w:type="spellStart"/>
      <w:r>
        <w:rPr>
          <w:rFonts w:ascii="Consolas" w:hAnsi="Consolas"/>
          <w:color w:val="333333"/>
          <w:sz w:val="18"/>
        </w:rPr>
        <w:t>numpy</w:t>
      </w:r>
      <w:proofErr w:type="spellEnd"/>
      <w:r>
        <w:rPr>
          <w:rFonts w:ascii="Consolas" w:hAnsi="Consolas"/>
          <w:color w:val="333333"/>
          <w:sz w:val="18"/>
        </w:rPr>
        <w:t xml:space="preserve"> as np</w:t>
      </w:r>
    </w:p>
    <w:p w14:paraId="45789DC2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X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np.array</w:t>
      </w:r>
      <w:proofErr w:type="spellEnd"/>
      <w:proofErr w:type="gramEnd"/>
      <w:r>
        <w:rPr>
          <w:rFonts w:ascii="Consolas" w:hAnsi="Consolas"/>
          <w:color w:val="333333"/>
          <w:sz w:val="18"/>
        </w:rPr>
        <w:t>([65, 72, 78, 65, 72, 70, 65, 68])</w:t>
      </w:r>
    </w:p>
    <w:p w14:paraId="3F48F7A4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Y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np.array</w:t>
      </w:r>
      <w:proofErr w:type="spellEnd"/>
      <w:proofErr w:type="gramEnd"/>
      <w:r>
        <w:rPr>
          <w:rFonts w:ascii="Consolas" w:hAnsi="Consolas"/>
          <w:color w:val="333333"/>
          <w:sz w:val="18"/>
        </w:rPr>
        <w:t>([72, 69, 79, 69, 84, 75, 60, 73])</w:t>
      </w:r>
    </w:p>
    <w:p w14:paraId="6D511216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corr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np.corrcoef</w:t>
      </w:r>
      <w:proofErr w:type="spellEnd"/>
      <w:proofErr w:type="gramEnd"/>
      <w:r>
        <w:rPr>
          <w:rFonts w:ascii="Consolas" w:hAnsi="Consolas"/>
          <w:color w:val="333333"/>
          <w:sz w:val="18"/>
        </w:rPr>
        <w:t>(X, Y)</w:t>
      </w:r>
    </w:p>
    <w:p w14:paraId="5A2FC915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输出相关系数矩阵，分析特征间的线性相关程度</w:t>
      </w:r>
    </w:p>
    <w:p w14:paraId="76420477" w14:textId="77777777" w:rsidR="002D3AD2" w:rsidRDefault="002D3AD2">
      <w:pPr>
        <w:shd w:val="clear" w:color="auto" w:fill="F5F5F5"/>
        <w:spacing w:line="280" w:lineRule="auto"/>
        <w:ind w:left="567"/>
      </w:pPr>
    </w:p>
    <w:p w14:paraId="5DB24144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===== </w:t>
      </w:r>
      <w:proofErr w:type="gramStart"/>
      <w:r>
        <w:rPr>
          <w:rFonts w:ascii="Consolas" w:hAnsi="Consolas"/>
          <w:color w:val="333333"/>
          <w:sz w:val="18"/>
        </w:rPr>
        <w:t>卡方特征</w:t>
      </w:r>
      <w:proofErr w:type="gramEnd"/>
      <w:r>
        <w:rPr>
          <w:rFonts w:ascii="Consolas" w:hAnsi="Consolas"/>
          <w:color w:val="333333"/>
          <w:sz w:val="18"/>
        </w:rPr>
        <w:t>筛选示例</w:t>
      </w:r>
      <w:r>
        <w:rPr>
          <w:rFonts w:ascii="Consolas" w:hAnsi="Consolas"/>
          <w:color w:val="333333"/>
          <w:sz w:val="18"/>
        </w:rPr>
        <w:t xml:space="preserve"> =====</w:t>
      </w:r>
    </w:p>
    <w:p w14:paraId="1A7EA73F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from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sklearn.feature</w:t>
      </w:r>
      <w:proofErr w:type="gramEnd"/>
      <w:r>
        <w:rPr>
          <w:rFonts w:ascii="Consolas" w:hAnsi="Consolas"/>
          <w:color w:val="333333"/>
          <w:sz w:val="18"/>
        </w:rPr>
        <w:t>_selection</w:t>
      </w:r>
      <w:proofErr w:type="spellEnd"/>
      <w:r>
        <w:rPr>
          <w:rFonts w:ascii="Consolas" w:hAnsi="Consolas"/>
          <w:color w:val="333333"/>
          <w:sz w:val="18"/>
        </w:rPr>
        <w:t xml:space="preserve"> import </w:t>
      </w:r>
      <w:proofErr w:type="spellStart"/>
      <w:r>
        <w:rPr>
          <w:rFonts w:ascii="Consolas" w:hAnsi="Consolas"/>
          <w:color w:val="333333"/>
          <w:sz w:val="18"/>
        </w:rPr>
        <w:t>SelectKBest</w:t>
      </w:r>
      <w:proofErr w:type="spellEnd"/>
      <w:r>
        <w:rPr>
          <w:rFonts w:ascii="Consolas" w:hAnsi="Consolas"/>
          <w:color w:val="333333"/>
          <w:sz w:val="18"/>
        </w:rPr>
        <w:t>, chi2</w:t>
      </w:r>
    </w:p>
    <w:p w14:paraId="07E2D1B0" w14:textId="13B4221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使用卡方检验评估特征与目标的相关性</w:t>
      </w:r>
      <w:r w:rsidR="009E143C">
        <w:rPr>
          <w:rFonts w:ascii="Consolas" w:hAnsi="Consolas" w:hint="eastAsia"/>
          <w:color w:val="333333"/>
          <w:sz w:val="18"/>
        </w:rPr>
        <w:t>，</w:t>
      </w:r>
      <w:r w:rsidR="009E143C">
        <w:rPr>
          <w:rFonts w:ascii="Consolas" w:hAnsi="Consolas"/>
          <w:color w:val="333333"/>
          <w:sz w:val="18"/>
        </w:rPr>
        <w:t>选择得分最高的</w:t>
      </w:r>
      <w:r w:rsidR="009E143C">
        <w:rPr>
          <w:rFonts w:ascii="Consolas" w:hAnsi="Consolas"/>
          <w:color w:val="333333"/>
          <w:sz w:val="18"/>
        </w:rPr>
        <w:t>k</w:t>
      </w:r>
      <w:proofErr w:type="gramStart"/>
      <w:r w:rsidR="009E143C">
        <w:rPr>
          <w:rFonts w:ascii="Consolas" w:hAnsi="Consolas"/>
          <w:color w:val="333333"/>
          <w:sz w:val="18"/>
        </w:rPr>
        <w:t>个</w:t>
      </w:r>
      <w:proofErr w:type="gramEnd"/>
      <w:r w:rsidR="009E143C">
        <w:rPr>
          <w:rFonts w:ascii="Consolas" w:hAnsi="Consolas"/>
          <w:color w:val="333333"/>
          <w:sz w:val="18"/>
        </w:rPr>
        <w:t>特征</w:t>
      </w:r>
    </w:p>
    <w:p w14:paraId="5BEAD881" w14:textId="77777777" w:rsidR="00F8737C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（1）基本统计量分析：计算</w:t>
      </w:r>
      <w:proofErr w:type="gramStart"/>
      <w:r w:rsidRPr="00D21D4B">
        <w:rPr>
          <w:rFonts w:ascii="宋体" w:hAnsi="宋体"/>
          <w:kern w:val="0"/>
          <w:sz w:val="24"/>
          <w:szCs w:val="22"/>
        </w:rPr>
        <w:t>各特征</w:t>
      </w:r>
      <w:proofErr w:type="gramEnd"/>
      <w:r w:rsidRPr="00D21D4B">
        <w:rPr>
          <w:rFonts w:ascii="宋体" w:hAnsi="宋体"/>
          <w:kern w:val="0"/>
          <w:sz w:val="24"/>
          <w:szCs w:val="22"/>
        </w:rPr>
        <w:t>的均值、标准差、最小值、四分位数和最大值等描述性统计指标。目标变量target的统计特征如下：</w:t>
      </w:r>
    </w:p>
    <w:p w14:paraId="11F0F97A" w14:textId="2C9F7373" w:rsidR="009E143C" w:rsidRPr="009E143C" w:rsidRDefault="009E143C" w:rsidP="009E143C">
      <w:pPr>
        <w:widowControl/>
        <w:spacing w:beforeLines="50" w:before="120" w:line="360" w:lineRule="auto"/>
        <w:ind w:firstLine="420"/>
        <w:jc w:val="center"/>
        <w:rPr>
          <w:rFonts w:ascii="宋体" w:hAnsi="宋体" w:hint="eastAsia"/>
          <w:kern w:val="0"/>
          <w:sz w:val="18"/>
          <w:szCs w:val="18"/>
        </w:rPr>
      </w:pPr>
      <w:r w:rsidRPr="009E143C">
        <w:rPr>
          <w:rFonts w:ascii="宋体" w:hAnsi="宋体" w:hint="eastAsia"/>
          <w:kern w:val="0"/>
          <w:sz w:val="18"/>
          <w:szCs w:val="18"/>
        </w:rPr>
        <w:t xml:space="preserve">表7-1  </w:t>
      </w:r>
      <w:r w:rsidRPr="009E143C">
        <w:rPr>
          <w:rFonts w:ascii="宋体" w:hAnsi="宋体"/>
          <w:kern w:val="0"/>
          <w:sz w:val="18"/>
          <w:szCs w:val="18"/>
        </w:rPr>
        <w:t>目标变量target的统计特征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2"/>
        <w:gridCol w:w="1132"/>
        <w:gridCol w:w="1132"/>
        <w:gridCol w:w="1133"/>
        <w:gridCol w:w="1133"/>
        <w:gridCol w:w="1133"/>
        <w:gridCol w:w="1133"/>
        <w:gridCol w:w="1133"/>
      </w:tblGrid>
      <w:tr w:rsidR="00F8737C" w:rsidRPr="00A945DA" w14:paraId="0F9B7E47" w14:textId="77777777">
        <w:trPr>
          <w:jc w:val="center"/>
        </w:trPr>
        <w:tc>
          <w:tcPr>
            <w:tcW w:w="625" w:type="pct"/>
            <w:vAlign w:val="center"/>
          </w:tcPr>
          <w:p w14:paraId="5B80A6B3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A945DA">
              <w:rPr>
                <w:rFonts w:ascii="宋体" w:hAnsi="宋体" w:cs="微软雅黑" w:hint="eastAsia"/>
                <w:kern w:val="0"/>
                <w:sz w:val="18"/>
                <w:szCs w:val="18"/>
                <w:lang w:eastAsia="en-US"/>
              </w:rPr>
              <w:t>统计</w:t>
            </w:r>
            <w:r w:rsidRPr="00A945DA">
              <w:rPr>
                <w:rFonts w:ascii="宋体" w:hAnsi="宋体" w:cs="MS Gothic" w:hint="eastAsia"/>
                <w:kern w:val="0"/>
                <w:sz w:val="18"/>
                <w:szCs w:val="18"/>
                <w:lang w:eastAsia="en-US"/>
              </w:rPr>
              <w:t>量</w:t>
            </w:r>
            <w:proofErr w:type="spellEnd"/>
          </w:p>
        </w:tc>
        <w:tc>
          <w:tcPr>
            <w:tcW w:w="625" w:type="pct"/>
            <w:vAlign w:val="center"/>
          </w:tcPr>
          <w:p w14:paraId="7188190F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均值</w:t>
            </w:r>
            <w:proofErr w:type="spellEnd"/>
          </w:p>
        </w:tc>
        <w:tc>
          <w:tcPr>
            <w:tcW w:w="625" w:type="pct"/>
            <w:vAlign w:val="center"/>
          </w:tcPr>
          <w:p w14:paraId="0D365435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标准差</w:t>
            </w:r>
            <w:proofErr w:type="spellEnd"/>
          </w:p>
        </w:tc>
        <w:tc>
          <w:tcPr>
            <w:tcW w:w="625" w:type="pct"/>
            <w:vAlign w:val="center"/>
          </w:tcPr>
          <w:p w14:paraId="78491D30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最小值</w:t>
            </w:r>
            <w:proofErr w:type="spellEnd"/>
          </w:p>
        </w:tc>
        <w:tc>
          <w:tcPr>
            <w:tcW w:w="625" w:type="pct"/>
            <w:vAlign w:val="center"/>
          </w:tcPr>
          <w:p w14:paraId="27F1B386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25%</w:t>
            </w:r>
          </w:p>
        </w:tc>
        <w:tc>
          <w:tcPr>
            <w:tcW w:w="625" w:type="pct"/>
            <w:vAlign w:val="center"/>
          </w:tcPr>
          <w:p w14:paraId="7E80E388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50%</w:t>
            </w:r>
          </w:p>
        </w:tc>
        <w:tc>
          <w:tcPr>
            <w:tcW w:w="625" w:type="pct"/>
            <w:vAlign w:val="center"/>
          </w:tcPr>
          <w:p w14:paraId="31A5E007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75%</w:t>
            </w:r>
          </w:p>
        </w:tc>
        <w:tc>
          <w:tcPr>
            <w:tcW w:w="625" w:type="pct"/>
            <w:vAlign w:val="center"/>
          </w:tcPr>
          <w:p w14:paraId="43903DB1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最大值</w:t>
            </w:r>
            <w:proofErr w:type="spellEnd"/>
          </w:p>
        </w:tc>
      </w:tr>
      <w:tr w:rsidR="00F8737C" w:rsidRPr="00A945DA" w14:paraId="57754BA0" w14:textId="77777777">
        <w:trPr>
          <w:jc w:val="center"/>
        </w:trPr>
        <w:tc>
          <w:tcPr>
            <w:tcW w:w="625" w:type="pct"/>
            <w:vAlign w:val="center"/>
          </w:tcPr>
          <w:p w14:paraId="5B482E80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target</w:t>
            </w:r>
          </w:p>
        </w:tc>
        <w:tc>
          <w:tcPr>
            <w:tcW w:w="625" w:type="pct"/>
            <w:vAlign w:val="center"/>
          </w:tcPr>
          <w:p w14:paraId="7B2CD3FD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0.1273</w:t>
            </w:r>
          </w:p>
        </w:tc>
        <w:tc>
          <w:tcPr>
            <w:tcW w:w="625" w:type="pct"/>
            <w:vAlign w:val="center"/>
          </w:tcPr>
          <w:p w14:paraId="01CD9BE8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0.9835</w:t>
            </w:r>
          </w:p>
        </w:tc>
        <w:tc>
          <w:tcPr>
            <w:tcW w:w="625" w:type="pct"/>
            <w:vAlign w:val="center"/>
          </w:tcPr>
          <w:p w14:paraId="47E2C4A9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-3.044</w:t>
            </w:r>
          </w:p>
        </w:tc>
        <w:tc>
          <w:tcPr>
            <w:tcW w:w="625" w:type="pct"/>
            <w:vAlign w:val="center"/>
          </w:tcPr>
          <w:p w14:paraId="619F55C5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-0.3485</w:t>
            </w:r>
          </w:p>
        </w:tc>
        <w:tc>
          <w:tcPr>
            <w:tcW w:w="625" w:type="pct"/>
            <w:vAlign w:val="center"/>
          </w:tcPr>
          <w:p w14:paraId="38AA5742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0.3130</w:t>
            </w:r>
          </w:p>
        </w:tc>
        <w:tc>
          <w:tcPr>
            <w:tcW w:w="625" w:type="pct"/>
            <w:vAlign w:val="center"/>
          </w:tcPr>
          <w:p w14:paraId="79E26001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0.7943</w:t>
            </w:r>
          </w:p>
        </w:tc>
        <w:tc>
          <w:tcPr>
            <w:tcW w:w="625" w:type="pct"/>
            <w:vAlign w:val="center"/>
          </w:tcPr>
          <w:p w14:paraId="7C8A0F2E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2.538</w:t>
            </w:r>
          </w:p>
        </w:tc>
      </w:tr>
    </w:tbl>
    <w:p w14:paraId="4ACA12F0" w14:textId="2EDF1E2E" w:rsidR="009E143C" w:rsidRDefault="009E143C" w:rsidP="00642A9A">
      <w:pPr>
        <w:widowControl/>
        <w:spacing w:after="120" w:line="360" w:lineRule="auto"/>
        <w:rPr>
          <w:rFonts w:ascii="宋体" w:hAnsi="宋体" w:hint="eastAsia"/>
          <w:kern w:val="0"/>
          <w:sz w:val="24"/>
          <w:szCs w:val="22"/>
        </w:rPr>
      </w:pPr>
      <w:r>
        <w:rPr>
          <w:noProof/>
        </w:rPr>
        <w:drawing>
          <wp:inline distT="0" distB="0" distL="0" distR="0" wp14:anchorId="12D05C96" wp14:editId="2F0FC95B">
            <wp:extent cx="5760085" cy="3430905"/>
            <wp:effectExtent l="0" t="0" r="0" b="0"/>
            <wp:docPr id="1686412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12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2EAE" w14:textId="110EAF03" w:rsidR="009E143C" w:rsidRPr="00BB7D24" w:rsidRDefault="009E143C" w:rsidP="00BB7D24">
      <w:pPr>
        <w:spacing w:afterLines="50" w:after="120" w:line="360" w:lineRule="auto"/>
        <w:jc w:val="center"/>
        <w:rPr>
          <w:rFonts w:ascii="宋体" w:hAnsi="宋体" w:hint="eastAsia"/>
          <w:sz w:val="18"/>
          <w:szCs w:val="18"/>
        </w:rPr>
      </w:pPr>
      <w:r w:rsidRPr="00AD0CC4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7</w:t>
      </w:r>
      <w:r w:rsidRPr="00AD0CC4">
        <w:rPr>
          <w:rFonts w:ascii="宋体" w:hAnsi="宋体" w:hint="eastAsia"/>
          <w:sz w:val="18"/>
          <w:szCs w:val="18"/>
        </w:rPr>
        <w:t xml:space="preserve">-1  </w:t>
      </w:r>
      <w:r>
        <w:rPr>
          <w:rFonts w:ascii="宋体" w:hAnsi="宋体" w:hint="eastAsia"/>
          <w:sz w:val="18"/>
          <w:szCs w:val="18"/>
        </w:rPr>
        <w:t>目标变量target分布概括</w:t>
      </w:r>
    </w:p>
    <w:p w14:paraId="275B5F67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（2）相关性分析：计算</w:t>
      </w:r>
      <w:proofErr w:type="gramStart"/>
      <w:r w:rsidRPr="00D21D4B">
        <w:rPr>
          <w:rFonts w:ascii="宋体" w:hAnsi="宋体"/>
          <w:kern w:val="0"/>
          <w:sz w:val="24"/>
          <w:szCs w:val="22"/>
        </w:rPr>
        <w:t>各特征</w:t>
      </w:r>
      <w:proofErr w:type="gramEnd"/>
      <w:r w:rsidRPr="00D21D4B">
        <w:rPr>
          <w:rFonts w:ascii="宋体" w:hAnsi="宋体"/>
          <w:kern w:val="0"/>
          <w:sz w:val="24"/>
          <w:szCs w:val="22"/>
        </w:rPr>
        <w:t>与目标变量之间的相关系数，以及特征间相关性矩阵，用于</w:t>
      </w:r>
      <w:proofErr w:type="gramStart"/>
      <w:r w:rsidRPr="00D21D4B">
        <w:rPr>
          <w:rFonts w:ascii="宋体" w:hAnsi="宋体"/>
          <w:kern w:val="0"/>
          <w:sz w:val="24"/>
          <w:szCs w:val="22"/>
        </w:rPr>
        <w:t>识别高相关</w:t>
      </w:r>
      <w:proofErr w:type="gramEnd"/>
      <w:r w:rsidRPr="00D21D4B">
        <w:rPr>
          <w:rFonts w:ascii="宋体" w:hAnsi="宋体"/>
          <w:kern w:val="0"/>
          <w:sz w:val="24"/>
          <w:szCs w:val="22"/>
        </w:rPr>
        <w:t>特征和多重共线性问题。</w:t>
      </w:r>
    </w:p>
    <w:p w14:paraId="7767CBCE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lastRenderedPageBreak/>
        <w:t>（3）数据分布可视化：通过箱线图、直方图等可视化手段观察</w:t>
      </w:r>
      <w:proofErr w:type="gramStart"/>
      <w:r w:rsidRPr="00D21D4B">
        <w:rPr>
          <w:rFonts w:ascii="宋体" w:hAnsi="宋体"/>
          <w:kern w:val="0"/>
          <w:sz w:val="24"/>
          <w:szCs w:val="22"/>
        </w:rPr>
        <w:t>各特征</w:t>
      </w:r>
      <w:proofErr w:type="gramEnd"/>
      <w:r w:rsidRPr="00D21D4B">
        <w:rPr>
          <w:rFonts w:ascii="宋体" w:hAnsi="宋体"/>
          <w:kern w:val="0"/>
          <w:sz w:val="24"/>
          <w:szCs w:val="22"/>
        </w:rPr>
        <w:t>的分布形态和异常值情况。</w:t>
      </w:r>
    </w:p>
    <w:p w14:paraId="6402926C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（4）特征筛选：使用卡方检验等方法评估</w:t>
      </w:r>
      <w:proofErr w:type="gramStart"/>
      <w:r w:rsidRPr="00D21D4B">
        <w:rPr>
          <w:rFonts w:ascii="宋体" w:hAnsi="宋体"/>
          <w:kern w:val="0"/>
          <w:sz w:val="24"/>
          <w:szCs w:val="22"/>
        </w:rPr>
        <w:t>各特征</w:t>
      </w:r>
      <w:proofErr w:type="gramEnd"/>
      <w:r w:rsidRPr="00D21D4B">
        <w:rPr>
          <w:rFonts w:ascii="宋体" w:hAnsi="宋体"/>
          <w:kern w:val="0"/>
          <w:sz w:val="24"/>
          <w:szCs w:val="22"/>
        </w:rPr>
        <w:t>与目标变量的关联程度。</w:t>
      </w:r>
    </w:p>
    <w:p w14:paraId="51B82B59" w14:textId="77777777" w:rsidR="00F8737C" w:rsidRPr="00D21D4B" w:rsidRDefault="00F8737C" w:rsidP="000E5401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2.2 异常值处理</w:t>
      </w:r>
    </w:p>
    <w:p w14:paraId="2163E7AD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通过数据探索发现特征V9存在明显的异常值，采用阈值过滤方法，将V9小于-7.5的样本从训练集和测试集中剔除，以提高模型训练的稳定性和泛化能力。</w:t>
      </w:r>
    </w:p>
    <w:p w14:paraId="10BB925F" w14:textId="77777777" w:rsidR="002D3AD2" w:rsidRDefault="00000000">
      <w:pPr>
        <w:spacing w:after="120" w:line="360" w:lineRule="auto"/>
      </w:pPr>
      <w:r>
        <w:rPr>
          <w:rFonts w:ascii="黑体" w:eastAsia="黑体" w:hAnsi="黑体"/>
          <w:b/>
          <w:sz w:val="24"/>
        </w:rPr>
        <w:t>【异常值检测代码实现】</w:t>
      </w:r>
    </w:p>
    <w:p w14:paraId="06EAF4AC" w14:textId="77777777" w:rsidR="002D3AD2" w:rsidRDefault="00000000">
      <w:pPr>
        <w:spacing w:after="120" w:line="360" w:lineRule="auto"/>
      </w:pPr>
      <w:r>
        <w:rPr>
          <w:rFonts w:ascii="宋体" w:hAnsi="宋体"/>
        </w:rPr>
        <w:t>箱型图可视化检测异常值：</w:t>
      </w:r>
    </w:p>
    <w:p w14:paraId="7EB919C3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绘制单变量箱型图</w:t>
      </w:r>
    </w:p>
    <w:p w14:paraId="1E1E3F49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fig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plt.figure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figsize</w:t>
      </w:r>
      <w:proofErr w:type="spellEnd"/>
      <w:proofErr w:type="gramStart"/>
      <w:r>
        <w:rPr>
          <w:rFonts w:ascii="Consolas" w:hAnsi="Consolas"/>
          <w:color w:val="333333"/>
          <w:sz w:val="18"/>
        </w:rPr>
        <w:t>=(</w:t>
      </w:r>
      <w:proofErr w:type="gramEnd"/>
      <w:r>
        <w:rPr>
          <w:rFonts w:ascii="Consolas" w:hAnsi="Consolas"/>
          <w:color w:val="333333"/>
          <w:sz w:val="18"/>
        </w:rPr>
        <w:t>4, 6))</w:t>
      </w:r>
    </w:p>
    <w:p w14:paraId="096E874C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proofErr w:type="gramStart"/>
      <w:r>
        <w:rPr>
          <w:rFonts w:ascii="Consolas" w:hAnsi="Consolas"/>
          <w:color w:val="333333"/>
          <w:sz w:val="18"/>
        </w:rPr>
        <w:t>sns.boxplot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train_data</w:t>
      </w:r>
      <w:proofErr w:type="spellEnd"/>
      <w:r>
        <w:rPr>
          <w:rFonts w:ascii="Consolas" w:hAnsi="Consolas"/>
          <w:color w:val="333333"/>
          <w:sz w:val="18"/>
        </w:rPr>
        <w:t>['V0'], orient="v", width=0.5)</w:t>
      </w:r>
    </w:p>
    <w:p w14:paraId="704935CA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proofErr w:type="gramStart"/>
      <w:r>
        <w:rPr>
          <w:rFonts w:ascii="Consolas" w:hAnsi="Consolas"/>
          <w:color w:val="333333"/>
          <w:sz w:val="18"/>
        </w:rPr>
        <w:t>plt.show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</w:t>
      </w:r>
    </w:p>
    <w:p w14:paraId="43A175A7" w14:textId="77777777" w:rsidR="002D3AD2" w:rsidRDefault="002D3AD2">
      <w:pPr>
        <w:shd w:val="clear" w:color="auto" w:fill="F5F5F5"/>
        <w:spacing w:line="280" w:lineRule="auto"/>
        <w:ind w:left="567"/>
      </w:pPr>
    </w:p>
    <w:p w14:paraId="242B5778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批量绘制</w:t>
      </w:r>
      <w:r>
        <w:rPr>
          <w:rFonts w:ascii="Consolas" w:hAnsi="Consolas"/>
          <w:color w:val="333333"/>
          <w:sz w:val="18"/>
        </w:rPr>
        <w:t>38</w:t>
      </w:r>
      <w:r>
        <w:rPr>
          <w:rFonts w:ascii="Consolas" w:hAnsi="Consolas"/>
          <w:color w:val="333333"/>
          <w:sz w:val="18"/>
        </w:rPr>
        <w:t>个特征的箱型图子图（</w:t>
      </w:r>
      <w:r>
        <w:rPr>
          <w:rFonts w:ascii="Consolas" w:hAnsi="Consolas"/>
          <w:color w:val="333333"/>
          <w:sz w:val="18"/>
        </w:rPr>
        <w:t>7</w:t>
      </w:r>
      <w:r>
        <w:rPr>
          <w:rFonts w:ascii="Consolas" w:hAnsi="Consolas"/>
          <w:color w:val="333333"/>
          <w:sz w:val="18"/>
        </w:rPr>
        <w:t>行</w:t>
      </w:r>
      <w:r>
        <w:rPr>
          <w:rFonts w:ascii="Consolas" w:hAnsi="Consolas"/>
          <w:color w:val="333333"/>
          <w:sz w:val="18"/>
        </w:rPr>
        <w:t>8</w:t>
      </w:r>
      <w:r>
        <w:rPr>
          <w:rFonts w:ascii="Consolas" w:hAnsi="Consolas"/>
          <w:color w:val="333333"/>
          <w:sz w:val="18"/>
        </w:rPr>
        <w:t>列布局）</w:t>
      </w:r>
    </w:p>
    <w:p w14:paraId="2DC75B3B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column = </w:t>
      </w:r>
      <w:proofErr w:type="spellStart"/>
      <w:r>
        <w:rPr>
          <w:rFonts w:ascii="Consolas" w:hAnsi="Consolas"/>
          <w:color w:val="333333"/>
          <w:sz w:val="18"/>
        </w:rPr>
        <w:t>train_</w:t>
      </w:r>
      <w:proofErr w:type="gramStart"/>
      <w:r>
        <w:rPr>
          <w:rFonts w:ascii="Consolas" w:hAnsi="Consolas"/>
          <w:color w:val="333333"/>
          <w:sz w:val="18"/>
        </w:rPr>
        <w:t>data.columns</w:t>
      </w:r>
      <w:proofErr w:type="gramEnd"/>
      <w:r>
        <w:rPr>
          <w:rFonts w:ascii="Consolas" w:hAnsi="Consolas"/>
          <w:color w:val="333333"/>
          <w:sz w:val="18"/>
        </w:rPr>
        <w:t>.</w:t>
      </w:r>
      <w:proofErr w:type="gramStart"/>
      <w:r>
        <w:rPr>
          <w:rFonts w:ascii="Consolas" w:hAnsi="Consolas"/>
          <w:color w:val="333333"/>
          <w:sz w:val="18"/>
        </w:rPr>
        <w:t>tolist</w:t>
      </w:r>
      <w:proofErr w:type="spellEnd"/>
      <w:r>
        <w:rPr>
          <w:rFonts w:ascii="Consolas" w:hAnsi="Consolas"/>
          <w:color w:val="333333"/>
          <w:sz w:val="18"/>
        </w:rPr>
        <w:t>()[</w:t>
      </w:r>
      <w:proofErr w:type="gramEnd"/>
      <w:r>
        <w:rPr>
          <w:rFonts w:ascii="Consolas" w:hAnsi="Consolas"/>
          <w:color w:val="333333"/>
          <w:sz w:val="18"/>
        </w:rPr>
        <w:t>:39]</w:t>
      </w:r>
    </w:p>
    <w:p w14:paraId="5403A898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fig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plt.figure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figsize</w:t>
      </w:r>
      <w:proofErr w:type="spellEnd"/>
      <w:proofErr w:type="gramStart"/>
      <w:r>
        <w:rPr>
          <w:rFonts w:ascii="Consolas" w:hAnsi="Consolas"/>
          <w:color w:val="333333"/>
          <w:sz w:val="18"/>
        </w:rPr>
        <w:t>=(</w:t>
      </w:r>
      <w:proofErr w:type="gramEnd"/>
      <w:r>
        <w:rPr>
          <w:rFonts w:ascii="Consolas" w:hAnsi="Consolas"/>
          <w:color w:val="333333"/>
          <w:sz w:val="18"/>
        </w:rPr>
        <w:t>80, 60), dpi=75)</w:t>
      </w:r>
    </w:p>
    <w:p w14:paraId="2B67B7F8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for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 in </w:t>
      </w:r>
      <w:proofErr w:type="gramStart"/>
      <w:r>
        <w:rPr>
          <w:rFonts w:ascii="Consolas" w:hAnsi="Consolas"/>
          <w:color w:val="333333"/>
          <w:sz w:val="18"/>
        </w:rPr>
        <w:t>range(</w:t>
      </w:r>
      <w:proofErr w:type="gramEnd"/>
      <w:r>
        <w:rPr>
          <w:rFonts w:ascii="Consolas" w:hAnsi="Consolas"/>
          <w:color w:val="333333"/>
          <w:sz w:val="18"/>
        </w:rPr>
        <w:t>38):</w:t>
      </w:r>
    </w:p>
    <w:p w14:paraId="45097C63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plt.subplot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(7, 8,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 + 1)</w:t>
      </w:r>
    </w:p>
    <w:p w14:paraId="17F5ACE5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sns.boxplot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train_data</w:t>
      </w:r>
      <w:proofErr w:type="spellEnd"/>
      <w:r>
        <w:rPr>
          <w:rFonts w:ascii="Consolas" w:hAnsi="Consolas"/>
          <w:color w:val="333333"/>
          <w:sz w:val="18"/>
        </w:rPr>
        <w:t>[column[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>]], orient="v", width=0.5)</w:t>
      </w:r>
    </w:p>
    <w:p w14:paraId="46F6993E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plt.ylabel</w:t>
      </w:r>
      <w:proofErr w:type="spellEnd"/>
      <w:proofErr w:type="gramEnd"/>
      <w:r>
        <w:rPr>
          <w:rFonts w:ascii="Consolas" w:hAnsi="Consolas"/>
          <w:color w:val="333333"/>
          <w:sz w:val="18"/>
        </w:rPr>
        <w:t>(column[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], </w:t>
      </w:r>
      <w:proofErr w:type="spellStart"/>
      <w:r>
        <w:rPr>
          <w:rFonts w:ascii="Consolas" w:hAnsi="Consolas"/>
          <w:color w:val="333333"/>
          <w:sz w:val="18"/>
        </w:rPr>
        <w:t>fontsize</w:t>
      </w:r>
      <w:proofErr w:type="spellEnd"/>
      <w:r>
        <w:rPr>
          <w:rFonts w:ascii="Consolas" w:hAnsi="Consolas"/>
          <w:color w:val="333333"/>
          <w:sz w:val="18"/>
        </w:rPr>
        <w:t>=36)</w:t>
      </w:r>
    </w:p>
    <w:p w14:paraId="7D61C75F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proofErr w:type="gramStart"/>
      <w:r>
        <w:rPr>
          <w:rFonts w:ascii="Consolas" w:hAnsi="Consolas"/>
          <w:color w:val="333333"/>
          <w:sz w:val="18"/>
        </w:rPr>
        <w:t>plt.show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</w:t>
      </w:r>
    </w:p>
    <w:p w14:paraId="2B2A7E46" w14:textId="77777777" w:rsidR="002D3AD2" w:rsidRDefault="00000000">
      <w:pPr>
        <w:spacing w:after="120" w:line="360" w:lineRule="auto"/>
      </w:pPr>
      <w:r>
        <w:rPr>
          <w:rFonts w:ascii="宋体" w:hAnsi="宋体"/>
        </w:rPr>
        <w:t>基于模型残差的统计异常值检测函数（3σ准则）：</w:t>
      </w:r>
    </w:p>
    <w:p w14:paraId="183B1986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def </w:t>
      </w:r>
      <w:proofErr w:type="spellStart"/>
      <w:r>
        <w:rPr>
          <w:rFonts w:ascii="Consolas" w:hAnsi="Consolas"/>
          <w:color w:val="333333"/>
          <w:sz w:val="18"/>
        </w:rPr>
        <w:t>find_</w:t>
      </w:r>
      <w:proofErr w:type="gramStart"/>
      <w:r>
        <w:rPr>
          <w:rFonts w:ascii="Consolas" w:hAnsi="Consolas"/>
          <w:color w:val="333333"/>
          <w:sz w:val="18"/>
        </w:rPr>
        <w:t>outliers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model, X, y, sigma=3):</w:t>
      </w:r>
    </w:p>
    <w:p w14:paraId="2E4EF835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try:</w:t>
      </w:r>
    </w:p>
    <w:p w14:paraId="2694CA85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    </w:t>
      </w:r>
      <w:proofErr w:type="spellStart"/>
      <w:r>
        <w:rPr>
          <w:rFonts w:ascii="Consolas" w:hAnsi="Consolas"/>
          <w:color w:val="333333"/>
          <w:sz w:val="18"/>
        </w:rPr>
        <w:t>y_pred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pd.Series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model.predict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(X), index=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y.index</w:t>
      </w:r>
      <w:proofErr w:type="spellEnd"/>
      <w:proofErr w:type="gramEnd"/>
      <w:r>
        <w:rPr>
          <w:rFonts w:ascii="Consolas" w:hAnsi="Consolas"/>
          <w:color w:val="333333"/>
          <w:sz w:val="18"/>
        </w:rPr>
        <w:t>)</w:t>
      </w:r>
    </w:p>
    <w:p w14:paraId="352A0BCF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except:</w:t>
      </w:r>
    </w:p>
    <w:p w14:paraId="2913E695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    </w:t>
      </w:r>
      <w:proofErr w:type="spellStart"/>
      <w:r>
        <w:rPr>
          <w:rFonts w:ascii="Consolas" w:hAnsi="Consolas"/>
          <w:color w:val="333333"/>
          <w:sz w:val="18"/>
        </w:rPr>
        <w:t>model.fit</w:t>
      </w:r>
      <w:proofErr w:type="spellEnd"/>
      <w:r>
        <w:rPr>
          <w:rFonts w:ascii="Consolas" w:hAnsi="Consolas"/>
          <w:color w:val="333333"/>
          <w:sz w:val="18"/>
        </w:rPr>
        <w:t xml:space="preserve">(X, y)  # </w:t>
      </w:r>
      <w:r>
        <w:rPr>
          <w:rFonts w:ascii="Consolas" w:hAnsi="Consolas"/>
          <w:color w:val="333333"/>
          <w:sz w:val="18"/>
        </w:rPr>
        <w:t>若模型未训练则先拟合</w:t>
      </w:r>
    </w:p>
    <w:p w14:paraId="7B81A88F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    </w:t>
      </w:r>
      <w:proofErr w:type="spellStart"/>
      <w:r>
        <w:rPr>
          <w:rFonts w:ascii="Consolas" w:hAnsi="Consolas"/>
          <w:color w:val="333333"/>
          <w:sz w:val="18"/>
        </w:rPr>
        <w:t>y_pred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pd.Series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model.predict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(X), index=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y.index</w:t>
      </w:r>
      <w:proofErr w:type="spellEnd"/>
      <w:proofErr w:type="gramEnd"/>
      <w:r>
        <w:rPr>
          <w:rFonts w:ascii="Consolas" w:hAnsi="Consolas"/>
          <w:color w:val="333333"/>
          <w:sz w:val="18"/>
        </w:rPr>
        <w:t>)</w:t>
      </w:r>
    </w:p>
    <w:p w14:paraId="382C6C43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</w:p>
    <w:p w14:paraId="1B4218FD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resid = y - </w:t>
      </w:r>
      <w:proofErr w:type="spellStart"/>
      <w:r>
        <w:rPr>
          <w:rFonts w:ascii="Consolas" w:hAnsi="Consolas"/>
          <w:color w:val="333333"/>
          <w:sz w:val="18"/>
        </w:rPr>
        <w:t>y_pred</w:t>
      </w:r>
      <w:proofErr w:type="spellEnd"/>
      <w:r>
        <w:rPr>
          <w:rFonts w:ascii="Consolas" w:hAnsi="Consolas"/>
          <w:color w:val="333333"/>
          <w:sz w:val="18"/>
        </w:rPr>
        <w:t xml:space="preserve">                    # </w:t>
      </w:r>
      <w:r>
        <w:rPr>
          <w:rFonts w:ascii="Consolas" w:hAnsi="Consolas"/>
          <w:color w:val="333333"/>
          <w:sz w:val="18"/>
        </w:rPr>
        <w:t>计算预测残差</w:t>
      </w:r>
    </w:p>
    <w:p w14:paraId="51C562CC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spellStart"/>
      <w:r>
        <w:rPr>
          <w:rFonts w:ascii="Consolas" w:hAnsi="Consolas"/>
          <w:color w:val="333333"/>
          <w:sz w:val="18"/>
        </w:rPr>
        <w:t>mean_resid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resid.mean</w:t>
      </w:r>
      <w:proofErr w:type="spellEnd"/>
      <w:r>
        <w:rPr>
          <w:rFonts w:ascii="Consolas" w:hAnsi="Consolas"/>
          <w:color w:val="333333"/>
          <w:sz w:val="18"/>
        </w:rPr>
        <w:t xml:space="preserve">()             # </w:t>
      </w:r>
      <w:r>
        <w:rPr>
          <w:rFonts w:ascii="Consolas" w:hAnsi="Consolas"/>
          <w:color w:val="333333"/>
          <w:sz w:val="18"/>
        </w:rPr>
        <w:t>残差均值</w:t>
      </w:r>
    </w:p>
    <w:p w14:paraId="1C6C117D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spellStart"/>
      <w:r>
        <w:rPr>
          <w:rFonts w:ascii="Consolas" w:hAnsi="Consolas"/>
          <w:color w:val="333333"/>
          <w:sz w:val="18"/>
        </w:rPr>
        <w:t>std_resid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resid.std</w:t>
      </w:r>
      <w:proofErr w:type="spellEnd"/>
      <w:r>
        <w:rPr>
          <w:rFonts w:ascii="Consolas" w:hAnsi="Consolas"/>
          <w:color w:val="333333"/>
          <w:sz w:val="18"/>
        </w:rPr>
        <w:t xml:space="preserve">()               # </w:t>
      </w:r>
      <w:r>
        <w:rPr>
          <w:rFonts w:ascii="Consolas" w:hAnsi="Consolas"/>
          <w:color w:val="333333"/>
          <w:sz w:val="18"/>
        </w:rPr>
        <w:t>残差标准差</w:t>
      </w:r>
    </w:p>
    <w:p w14:paraId="78E7B908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</w:p>
    <w:p w14:paraId="6CB252D4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z = (resid - </w:t>
      </w:r>
      <w:proofErr w:type="spellStart"/>
      <w:r>
        <w:rPr>
          <w:rFonts w:ascii="Consolas" w:hAnsi="Consolas"/>
          <w:color w:val="333333"/>
          <w:sz w:val="18"/>
        </w:rPr>
        <w:t>mean_resid</w:t>
      </w:r>
      <w:proofErr w:type="spellEnd"/>
      <w:r>
        <w:rPr>
          <w:rFonts w:ascii="Consolas" w:hAnsi="Consolas"/>
          <w:color w:val="333333"/>
          <w:sz w:val="18"/>
        </w:rPr>
        <w:t xml:space="preserve">) / </w:t>
      </w:r>
      <w:proofErr w:type="spellStart"/>
      <w:r>
        <w:rPr>
          <w:rFonts w:ascii="Consolas" w:hAnsi="Consolas"/>
          <w:color w:val="333333"/>
          <w:sz w:val="18"/>
        </w:rPr>
        <w:t>std_resid</w:t>
      </w:r>
      <w:proofErr w:type="spellEnd"/>
      <w:r>
        <w:rPr>
          <w:rFonts w:ascii="Consolas" w:hAnsi="Consolas"/>
          <w:color w:val="333333"/>
          <w:sz w:val="18"/>
        </w:rPr>
        <w:t xml:space="preserve">   # </w:t>
      </w:r>
      <w:r>
        <w:rPr>
          <w:rFonts w:ascii="Consolas" w:hAnsi="Consolas"/>
          <w:color w:val="333333"/>
          <w:sz w:val="18"/>
        </w:rPr>
        <w:t>标准化残差</w:t>
      </w:r>
    </w:p>
    <w:p w14:paraId="102070A7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outliers = z[abs(z) &gt; sigma].index    # |z|&gt;3</w:t>
      </w:r>
      <w:r>
        <w:rPr>
          <w:rFonts w:ascii="Consolas" w:hAnsi="Consolas"/>
          <w:color w:val="333333"/>
          <w:sz w:val="18"/>
        </w:rPr>
        <w:t>标记异常</w:t>
      </w:r>
    </w:p>
    <w:p w14:paraId="478E5DDB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return outliers</w:t>
      </w:r>
    </w:p>
    <w:p w14:paraId="3BB37453" w14:textId="77777777" w:rsidR="002D3AD2" w:rsidRDefault="00000000">
      <w:pPr>
        <w:spacing w:after="120" w:line="360" w:lineRule="auto"/>
      </w:pPr>
      <w:r>
        <w:rPr>
          <w:rFonts w:ascii="宋体" w:hAnsi="宋体"/>
        </w:rPr>
        <w:t xml:space="preserve">【实现分析】从箱型图结果可见，特征V9存在明显的负向离群点，因此采用阈值过滤 </w:t>
      </w:r>
      <w:proofErr w:type="spellStart"/>
      <w:r>
        <w:rPr>
          <w:rFonts w:ascii="宋体" w:hAnsi="宋体"/>
        </w:rPr>
        <w:t>train_data</w:t>
      </w:r>
      <w:proofErr w:type="spellEnd"/>
      <w:r>
        <w:rPr>
          <w:rFonts w:ascii="宋体" w:hAnsi="宋体"/>
        </w:rPr>
        <w:t>[</w:t>
      </w:r>
      <w:proofErr w:type="spellStart"/>
      <w:r>
        <w:rPr>
          <w:rFonts w:ascii="宋体" w:hAnsi="宋体"/>
        </w:rPr>
        <w:t>train_data</w:t>
      </w:r>
      <w:proofErr w:type="spellEnd"/>
      <w:r>
        <w:rPr>
          <w:rFonts w:ascii="宋体" w:hAnsi="宋体"/>
        </w:rPr>
        <w:t>['V9'] &gt; -7.5] 直接剔除。该手动阈值方法与</w:t>
      </w:r>
      <w:proofErr w:type="spellStart"/>
      <w:r>
        <w:rPr>
          <w:rFonts w:ascii="宋体" w:hAnsi="宋体"/>
        </w:rPr>
        <w:t>find_outliers</w:t>
      </w:r>
      <w:proofErr w:type="spellEnd"/>
      <w:r>
        <w:rPr>
          <w:rFonts w:ascii="宋体" w:hAnsi="宋体"/>
        </w:rPr>
        <w:t>函数的统计方法互补：前者基于领域知识快速处理已知异常，后者可自动检测模型拟合后的异常样本。</w:t>
      </w:r>
    </w:p>
    <w:p w14:paraId="6E825EDA" w14:textId="77777777" w:rsidR="00F8737C" w:rsidRPr="00D21D4B" w:rsidRDefault="00F8737C" w:rsidP="00F8737C">
      <w:pPr>
        <w:keepNext/>
        <w:keepLines/>
        <w:widowControl/>
        <w:spacing w:before="450" w:line="360" w:lineRule="auto"/>
        <w:jc w:val="left"/>
        <w:outlineLvl w:val="0"/>
        <w:rPr>
          <w:rFonts w:ascii="Calibri" w:eastAsia="MS Gothic" w:hAnsi="Calibri"/>
          <w:color w:val="000000"/>
          <w:kern w:val="0"/>
          <w:sz w:val="30"/>
          <w:szCs w:val="28"/>
        </w:rPr>
      </w:pP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lastRenderedPageBreak/>
        <w:t>第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三</w:t>
      </w: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t xml:space="preserve">章 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特征工程</w:t>
      </w:r>
    </w:p>
    <w:p w14:paraId="1A7DD512" w14:textId="77777777" w:rsidR="00F8737C" w:rsidRPr="00D21D4B" w:rsidRDefault="00F8737C" w:rsidP="000E5401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3.1 数据标准化</w:t>
      </w:r>
    </w:p>
    <w:p w14:paraId="6863E163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由于不同特征的量纲和数值范围可能存在较大差异，为避免量纲对模型训练的影响，采用</w:t>
      </w:r>
      <w:proofErr w:type="spellStart"/>
      <w:r w:rsidRPr="00D21D4B">
        <w:rPr>
          <w:rFonts w:ascii="宋体" w:hAnsi="宋体"/>
          <w:kern w:val="0"/>
          <w:sz w:val="24"/>
          <w:szCs w:val="22"/>
        </w:rPr>
        <w:t>MinMaxScaler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对所有特征进行归一化处理，将特征值映射到[0, 1]区间：</w:t>
      </w:r>
    </w:p>
    <w:p w14:paraId="5ACA889A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  <w:lang w:eastAsia="en-US"/>
        </w:rPr>
      </w:pPr>
      <w:proofErr w:type="spellStart"/>
      <w:r w:rsidRPr="00D21D4B">
        <w:rPr>
          <w:rFonts w:ascii="宋体" w:hAnsi="宋体"/>
          <w:kern w:val="0"/>
          <w:sz w:val="24"/>
          <w:szCs w:val="22"/>
          <w:lang w:eastAsia="en-US"/>
        </w:rPr>
        <w:t>X_norm</w:t>
      </w:r>
      <w:proofErr w:type="spellEnd"/>
      <w:r w:rsidRPr="00D21D4B">
        <w:rPr>
          <w:rFonts w:ascii="宋体" w:hAnsi="宋体"/>
          <w:kern w:val="0"/>
          <w:sz w:val="24"/>
          <w:szCs w:val="22"/>
          <w:lang w:eastAsia="en-US"/>
        </w:rPr>
        <w:t xml:space="preserve"> = (X - </w:t>
      </w:r>
      <w:proofErr w:type="spellStart"/>
      <w:r w:rsidRPr="00D21D4B">
        <w:rPr>
          <w:rFonts w:ascii="宋体" w:hAnsi="宋体"/>
          <w:kern w:val="0"/>
          <w:sz w:val="24"/>
          <w:szCs w:val="22"/>
          <w:lang w:eastAsia="en-US"/>
        </w:rPr>
        <w:t>X_min</w:t>
      </w:r>
      <w:proofErr w:type="spellEnd"/>
      <w:r w:rsidRPr="00D21D4B">
        <w:rPr>
          <w:rFonts w:ascii="宋体" w:hAnsi="宋体"/>
          <w:kern w:val="0"/>
          <w:sz w:val="24"/>
          <w:szCs w:val="22"/>
          <w:lang w:eastAsia="en-US"/>
        </w:rPr>
        <w:t>) / (</w:t>
      </w:r>
      <w:proofErr w:type="spellStart"/>
      <w:r w:rsidRPr="00D21D4B">
        <w:rPr>
          <w:rFonts w:ascii="宋体" w:hAnsi="宋体"/>
          <w:kern w:val="0"/>
          <w:sz w:val="24"/>
          <w:szCs w:val="22"/>
          <w:lang w:eastAsia="en-US"/>
        </w:rPr>
        <w:t>X_max</w:t>
      </w:r>
      <w:proofErr w:type="spellEnd"/>
      <w:r w:rsidRPr="00D21D4B">
        <w:rPr>
          <w:rFonts w:ascii="宋体" w:hAnsi="宋体"/>
          <w:kern w:val="0"/>
          <w:sz w:val="24"/>
          <w:szCs w:val="22"/>
          <w:lang w:eastAsia="en-US"/>
        </w:rPr>
        <w:t xml:space="preserve"> - </w:t>
      </w:r>
      <w:proofErr w:type="spellStart"/>
      <w:r w:rsidRPr="00D21D4B">
        <w:rPr>
          <w:rFonts w:ascii="宋体" w:hAnsi="宋体"/>
          <w:kern w:val="0"/>
          <w:sz w:val="24"/>
          <w:szCs w:val="22"/>
          <w:lang w:eastAsia="en-US"/>
        </w:rPr>
        <w:t>X_min</w:t>
      </w:r>
      <w:proofErr w:type="spellEnd"/>
      <w:r w:rsidRPr="00D21D4B">
        <w:rPr>
          <w:rFonts w:ascii="宋体" w:hAnsi="宋体"/>
          <w:kern w:val="0"/>
          <w:sz w:val="24"/>
          <w:szCs w:val="22"/>
          <w:lang w:eastAsia="en-US"/>
        </w:rPr>
        <w:t>)</w:t>
      </w:r>
    </w:p>
    <w:p w14:paraId="26E75C88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归一化处理是机器学习预处理中的重要步骤，尤其对于KNN、神经网络等基于距离的算法，标准化能有效提升模型收敛速度和预测精度。</w:t>
      </w:r>
    </w:p>
    <w:p w14:paraId="14D5860E" w14:textId="77777777" w:rsidR="002D3AD2" w:rsidRDefault="00000000">
      <w:pPr>
        <w:spacing w:after="120" w:line="360" w:lineRule="auto"/>
      </w:pPr>
      <w:r>
        <w:rPr>
          <w:rFonts w:ascii="黑体" w:eastAsia="黑体" w:hAnsi="黑体"/>
          <w:b/>
          <w:sz w:val="24"/>
        </w:rPr>
        <w:t>【数据标准化与PCA降维代码】</w:t>
      </w:r>
    </w:p>
    <w:p w14:paraId="5E8486D9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from </w:t>
      </w:r>
      <w:proofErr w:type="spellStart"/>
      <w:r>
        <w:rPr>
          <w:rFonts w:ascii="Consolas" w:hAnsi="Consolas"/>
          <w:color w:val="333333"/>
          <w:sz w:val="18"/>
        </w:rPr>
        <w:t>sklearn</w:t>
      </w:r>
      <w:proofErr w:type="spellEnd"/>
      <w:r>
        <w:rPr>
          <w:rFonts w:ascii="Consolas" w:hAnsi="Consolas"/>
          <w:color w:val="333333"/>
          <w:sz w:val="18"/>
        </w:rPr>
        <w:t xml:space="preserve"> import preprocessing</w:t>
      </w:r>
    </w:p>
    <w:p w14:paraId="1D3622C7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from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sklearn.decomposition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import PCA</w:t>
      </w:r>
    </w:p>
    <w:p w14:paraId="40E0EE01" w14:textId="77777777" w:rsidR="002D3AD2" w:rsidRDefault="002D3AD2">
      <w:pPr>
        <w:shd w:val="clear" w:color="auto" w:fill="F5F5F5"/>
        <w:spacing w:line="280" w:lineRule="auto"/>
        <w:ind w:left="567"/>
      </w:pPr>
    </w:p>
    <w:p w14:paraId="101781AB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Step1: </w:t>
      </w:r>
      <w:proofErr w:type="spellStart"/>
      <w:r>
        <w:rPr>
          <w:rFonts w:ascii="Consolas" w:hAnsi="Consolas"/>
          <w:color w:val="333333"/>
          <w:sz w:val="18"/>
        </w:rPr>
        <w:t>MinMaxScaler</w:t>
      </w:r>
      <w:proofErr w:type="spellEnd"/>
      <w:r>
        <w:rPr>
          <w:rFonts w:ascii="Consolas" w:hAnsi="Consolas"/>
          <w:color w:val="333333"/>
          <w:sz w:val="18"/>
        </w:rPr>
        <w:t>归一化（将特征缩放到</w:t>
      </w:r>
      <w:r>
        <w:rPr>
          <w:rFonts w:ascii="Consolas" w:hAnsi="Consolas"/>
          <w:color w:val="333333"/>
          <w:sz w:val="18"/>
        </w:rPr>
        <w:t>[0,1]</w:t>
      </w:r>
      <w:r>
        <w:rPr>
          <w:rFonts w:ascii="Consolas" w:hAnsi="Consolas"/>
          <w:color w:val="333333"/>
          <w:sz w:val="18"/>
        </w:rPr>
        <w:t>区间）</w:t>
      </w:r>
    </w:p>
    <w:p w14:paraId="70D646C6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features_columns</w:t>
      </w:r>
      <w:proofErr w:type="spellEnd"/>
      <w:r>
        <w:rPr>
          <w:rFonts w:ascii="Consolas" w:hAnsi="Consolas"/>
          <w:color w:val="333333"/>
          <w:sz w:val="18"/>
        </w:rPr>
        <w:t xml:space="preserve"> = [col for col in </w:t>
      </w:r>
      <w:proofErr w:type="spellStart"/>
      <w:r>
        <w:rPr>
          <w:rFonts w:ascii="Consolas" w:hAnsi="Consolas"/>
          <w:color w:val="333333"/>
          <w:sz w:val="18"/>
        </w:rPr>
        <w:t>train_</w:t>
      </w:r>
      <w:proofErr w:type="gramStart"/>
      <w:r>
        <w:rPr>
          <w:rFonts w:ascii="Consolas" w:hAnsi="Consolas"/>
          <w:color w:val="333333"/>
          <w:sz w:val="18"/>
        </w:rPr>
        <w:t>data.columns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if </w:t>
      </w:r>
      <w:proofErr w:type="gramStart"/>
      <w:r>
        <w:rPr>
          <w:rFonts w:ascii="Consolas" w:hAnsi="Consolas"/>
          <w:color w:val="333333"/>
          <w:sz w:val="18"/>
        </w:rPr>
        <w:t>col !</w:t>
      </w:r>
      <w:proofErr w:type="gramEnd"/>
      <w:r>
        <w:rPr>
          <w:rFonts w:ascii="Consolas" w:hAnsi="Consolas"/>
          <w:color w:val="333333"/>
          <w:sz w:val="18"/>
        </w:rPr>
        <w:t>= 'target']</w:t>
      </w:r>
    </w:p>
    <w:p w14:paraId="676608F9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min_max_scaler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preprocessing.MinMaxScaler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</w:t>
      </w:r>
    </w:p>
    <w:p w14:paraId="507319CA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min_max_scaler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min_max_scaler.fit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train_data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features_columns</w:t>
      </w:r>
      <w:proofErr w:type="spellEnd"/>
      <w:r>
        <w:rPr>
          <w:rFonts w:ascii="Consolas" w:hAnsi="Consolas"/>
          <w:color w:val="333333"/>
          <w:sz w:val="18"/>
        </w:rPr>
        <w:t>])</w:t>
      </w:r>
    </w:p>
    <w:p w14:paraId="6AB13259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train_data_scaler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min_max_</w:t>
      </w:r>
      <w:proofErr w:type="gramStart"/>
      <w:r>
        <w:rPr>
          <w:rFonts w:ascii="Consolas" w:hAnsi="Consolas"/>
          <w:color w:val="333333"/>
          <w:sz w:val="18"/>
        </w:rPr>
        <w:t>scaler.transform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train_data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features_columns</w:t>
      </w:r>
      <w:proofErr w:type="spellEnd"/>
      <w:r>
        <w:rPr>
          <w:rFonts w:ascii="Consolas" w:hAnsi="Consolas"/>
          <w:color w:val="333333"/>
          <w:sz w:val="18"/>
        </w:rPr>
        <w:t>])</w:t>
      </w:r>
    </w:p>
    <w:p w14:paraId="2AE5639D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test_data_scaler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min_max_</w:t>
      </w:r>
      <w:proofErr w:type="gramStart"/>
      <w:r>
        <w:rPr>
          <w:rFonts w:ascii="Consolas" w:hAnsi="Consolas"/>
          <w:color w:val="333333"/>
          <w:sz w:val="18"/>
        </w:rPr>
        <w:t>scaler.transform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test_data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features_columns</w:t>
      </w:r>
      <w:proofErr w:type="spellEnd"/>
      <w:r>
        <w:rPr>
          <w:rFonts w:ascii="Consolas" w:hAnsi="Consolas"/>
          <w:color w:val="333333"/>
          <w:sz w:val="18"/>
        </w:rPr>
        <w:t>])</w:t>
      </w:r>
    </w:p>
    <w:p w14:paraId="3D2B4B5D" w14:textId="77777777" w:rsidR="002D3AD2" w:rsidRDefault="002D3AD2">
      <w:pPr>
        <w:shd w:val="clear" w:color="auto" w:fill="F5F5F5"/>
        <w:spacing w:line="280" w:lineRule="auto"/>
        <w:ind w:left="567"/>
      </w:pPr>
    </w:p>
    <w:p w14:paraId="40F6F3A5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# Step2: PCA</w:t>
      </w:r>
      <w:proofErr w:type="gramStart"/>
      <w:r>
        <w:rPr>
          <w:rFonts w:ascii="Consolas" w:hAnsi="Consolas"/>
          <w:color w:val="333333"/>
          <w:sz w:val="18"/>
        </w:rPr>
        <w:t>降维保留</w:t>
      </w:r>
      <w:proofErr w:type="gramEnd"/>
      <w:r>
        <w:rPr>
          <w:rFonts w:ascii="Consolas" w:hAnsi="Consolas"/>
          <w:color w:val="333333"/>
          <w:sz w:val="18"/>
        </w:rPr>
        <w:t>90%</w:t>
      </w:r>
      <w:r>
        <w:rPr>
          <w:rFonts w:ascii="Consolas" w:hAnsi="Consolas"/>
          <w:color w:val="333333"/>
          <w:sz w:val="18"/>
        </w:rPr>
        <w:t>信息量</w:t>
      </w:r>
    </w:p>
    <w:p w14:paraId="5CEDD802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pca</w:t>
      </w:r>
      <w:proofErr w:type="spellEnd"/>
      <w:r>
        <w:rPr>
          <w:rFonts w:ascii="Consolas" w:hAnsi="Consolas"/>
          <w:color w:val="333333"/>
          <w:sz w:val="18"/>
        </w:rPr>
        <w:t xml:space="preserve"> = PCA(</w:t>
      </w:r>
      <w:proofErr w:type="spellStart"/>
      <w:r>
        <w:rPr>
          <w:rFonts w:ascii="Consolas" w:hAnsi="Consolas"/>
          <w:color w:val="333333"/>
          <w:sz w:val="18"/>
        </w:rPr>
        <w:t>n_components</w:t>
      </w:r>
      <w:proofErr w:type="spellEnd"/>
      <w:r>
        <w:rPr>
          <w:rFonts w:ascii="Consolas" w:hAnsi="Consolas"/>
          <w:color w:val="333333"/>
          <w:sz w:val="18"/>
        </w:rPr>
        <w:t>=0.9)</w:t>
      </w:r>
    </w:p>
    <w:p w14:paraId="2B84A11D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new_train_pca_90 = </w:t>
      </w:r>
      <w:proofErr w:type="spellStart"/>
      <w:r>
        <w:rPr>
          <w:rFonts w:ascii="Consolas" w:hAnsi="Consolas"/>
          <w:color w:val="333333"/>
          <w:sz w:val="18"/>
        </w:rPr>
        <w:t>pca.fit_</w:t>
      </w:r>
      <w:proofErr w:type="gramStart"/>
      <w:r>
        <w:rPr>
          <w:rFonts w:ascii="Consolas" w:hAnsi="Consolas"/>
          <w:color w:val="333333"/>
          <w:sz w:val="18"/>
        </w:rPr>
        <w:t>transform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train_data_</w:t>
      </w:r>
      <w:proofErr w:type="gramStart"/>
      <w:r>
        <w:rPr>
          <w:rFonts w:ascii="Consolas" w:hAnsi="Consolas"/>
          <w:color w:val="333333"/>
          <w:sz w:val="18"/>
        </w:rPr>
        <w:t>scaler.iloc</w:t>
      </w:r>
      <w:proofErr w:type="spellEnd"/>
      <w:r>
        <w:rPr>
          <w:rFonts w:ascii="Consolas" w:hAnsi="Consolas"/>
          <w:color w:val="333333"/>
          <w:sz w:val="18"/>
        </w:rPr>
        <w:t>[:,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gramStart"/>
      <w:r>
        <w:rPr>
          <w:rFonts w:ascii="Consolas" w:hAnsi="Consolas"/>
          <w:color w:val="333333"/>
          <w:sz w:val="18"/>
        </w:rPr>
        <w:t>0:-</w:t>
      </w:r>
      <w:proofErr w:type="gramEnd"/>
      <w:r>
        <w:rPr>
          <w:rFonts w:ascii="Consolas" w:hAnsi="Consolas"/>
          <w:color w:val="333333"/>
          <w:sz w:val="18"/>
        </w:rPr>
        <w:t>1])</w:t>
      </w:r>
    </w:p>
    <w:p w14:paraId="1A25ADF4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new_test_pca_90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pca.transform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test_data_scaler</w:t>
      </w:r>
      <w:proofErr w:type="spellEnd"/>
      <w:r>
        <w:rPr>
          <w:rFonts w:ascii="Consolas" w:hAnsi="Consolas"/>
          <w:color w:val="333333"/>
          <w:sz w:val="18"/>
        </w:rPr>
        <w:t>)</w:t>
      </w:r>
    </w:p>
    <w:p w14:paraId="328F2A01" w14:textId="77777777" w:rsidR="002D3AD2" w:rsidRDefault="002D3AD2">
      <w:pPr>
        <w:shd w:val="clear" w:color="auto" w:fill="F5F5F5"/>
        <w:spacing w:line="280" w:lineRule="auto"/>
        <w:ind w:left="567"/>
      </w:pPr>
    </w:p>
    <w:p w14:paraId="394B4354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# Step3: PCA</w:t>
      </w:r>
      <w:proofErr w:type="gramStart"/>
      <w:r>
        <w:rPr>
          <w:rFonts w:ascii="Consolas" w:hAnsi="Consolas"/>
          <w:color w:val="333333"/>
          <w:sz w:val="18"/>
        </w:rPr>
        <w:t>降维保留</w:t>
      </w:r>
      <w:proofErr w:type="gramEnd"/>
      <w:r>
        <w:rPr>
          <w:rFonts w:ascii="Consolas" w:hAnsi="Consolas"/>
          <w:color w:val="333333"/>
          <w:sz w:val="18"/>
        </w:rPr>
        <w:t>95%</w:t>
      </w:r>
      <w:r>
        <w:rPr>
          <w:rFonts w:ascii="Consolas" w:hAnsi="Consolas"/>
          <w:color w:val="333333"/>
          <w:sz w:val="18"/>
        </w:rPr>
        <w:t>信息量（最终选用</w:t>
      </w:r>
      <w:r>
        <w:rPr>
          <w:rFonts w:ascii="Consolas" w:hAnsi="Consolas"/>
          <w:color w:val="333333"/>
          <w:sz w:val="18"/>
        </w:rPr>
        <w:t>16</w:t>
      </w:r>
      <w:r>
        <w:rPr>
          <w:rFonts w:ascii="Consolas" w:hAnsi="Consolas"/>
          <w:color w:val="333333"/>
          <w:sz w:val="18"/>
        </w:rPr>
        <w:t>维特征）</w:t>
      </w:r>
    </w:p>
    <w:p w14:paraId="1762B4A0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pca</w:t>
      </w:r>
      <w:proofErr w:type="spellEnd"/>
      <w:r>
        <w:rPr>
          <w:rFonts w:ascii="Consolas" w:hAnsi="Consolas"/>
          <w:color w:val="333333"/>
          <w:sz w:val="18"/>
        </w:rPr>
        <w:t xml:space="preserve"> = PCA(</w:t>
      </w:r>
      <w:proofErr w:type="spellStart"/>
      <w:r>
        <w:rPr>
          <w:rFonts w:ascii="Consolas" w:hAnsi="Consolas"/>
          <w:color w:val="333333"/>
          <w:sz w:val="18"/>
        </w:rPr>
        <w:t>n_components</w:t>
      </w:r>
      <w:proofErr w:type="spellEnd"/>
      <w:r>
        <w:rPr>
          <w:rFonts w:ascii="Consolas" w:hAnsi="Consolas"/>
          <w:color w:val="333333"/>
          <w:sz w:val="18"/>
        </w:rPr>
        <w:t>=0.95)</w:t>
      </w:r>
    </w:p>
    <w:p w14:paraId="40B82010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new_train_pca_16 = </w:t>
      </w:r>
      <w:proofErr w:type="spellStart"/>
      <w:r>
        <w:rPr>
          <w:rFonts w:ascii="Consolas" w:hAnsi="Consolas"/>
          <w:color w:val="333333"/>
          <w:sz w:val="18"/>
        </w:rPr>
        <w:t>pca.fit_</w:t>
      </w:r>
      <w:proofErr w:type="gramStart"/>
      <w:r>
        <w:rPr>
          <w:rFonts w:ascii="Consolas" w:hAnsi="Consolas"/>
          <w:color w:val="333333"/>
          <w:sz w:val="18"/>
        </w:rPr>
        <w:t>transform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train_data_</w:t>
      </w:r>
      <w:proofErr w:type="gramStart"/>
      <w:r>
        <w:rPr>
          <w:rFonts w:ascii="Consolas" w:hAnsi="Consolas"/>
          <w:color w:val="333333"/>
          <w:sz w:val="18"/>
        </w:rPr>
        <w:t>scaler.iloc</w:t>
      </w:r>
      <w:proofErr w:type="spellEnd"/>
      <w:r>
        <w:rPr>
          <w:rFonts w:ascii="Consolas" w:hAnsi="Consolas"/>
          <w:color w:val="333333"/>
          <w:sz w:val="18"/>
        </w:rPr>
        <w:t>[:,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gramStart"/>
      <w:r>
        <w:rPr>
          <w:rFonts w:ascii="Consolas" w:hAnsi="Consolas"/>
          <w:color w:val="333333"/>
          <w:sz w:val="18"/>
        </w:rPr>
        <w:t>0:-</w:t>
      </w:r>
      <w:proofErr w:type="gramEnd"/>
      <w:r>
        <w:rPr>
          <w:rFonts w:ascii="Consolas" w:hAnsi="Consolas"/>
          <w:color w:val="333333"/>
          <w:sz w:val="18"/>
        </w:rPr>
        <w:t>1])</w:t>
      </w:r>
    </w:p>
    <w:p w14:paraId="72B2D9A8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new_test_pca_16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pca.transform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test_data_scaler</w:t>
      </w:r>
      <w:proofErr w:type="spellEnd"/>
      <w:r>
        <w:rPr>
          <w:rFonts w:ascii="Consolas" w:hAnsi="Consolas"/>
          <w:color w:val="333333"/>
          <w:sz w:val="18"/>
        </w:rPr>
        <w:t>)</w:t>
      </w:r>
    </w:p>
    <w:p w14:paraId="5254E5AF" w14:textId="77777777" w:rsidR="00F8737C" w:rsidRPr="00D21D4B" w:rsidRDefault="00F8737C" w:rsidP="000E5401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3.2 PCA降维</w:t>
      </w:r>
    </w:p>
    <w:p w14:paraId="1DFC5AE5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主成分分析（Principal Component Analysis, PCA）是一种经典的无</w:t>
      </w:r>
      <w:proofErr w:type="gramStart"/>
      <w:r w:rsidRPr="00D21D4B">
        <w:rPr>
          <w:rFonts w:ascii="宋体" w:hAnsi="宋体"/>
          <w:kern w:val="0"/>
          <w:sz w:val="24"/>
          <w:szCs w:val="22"/>
        </w:rPr>
        <w:t>监督降维方法</w:t>
      </w:r>
      <w:proofErr w:type="gramEnd"/>
      <w:r w:rsidRPr="00D21D4B">
        <w:rPr>
          <w:rFonts w:ascii="宋体" w:hAnsi="宋体"/>
          <w:kern w:val="0"/>
          <w:sz w:val="24"/>
          <w:szCs w:val="22"/>
        </w:rPr>
        <w:t>，通过线性变换将原始高维数据投影到低维空间，同时尽可能保留数据的主要变异信息。</w:t>
      </w:r>
    </w:p>
    <w:p w14:paraId="7537C161" w14:textId="77777777" w:rsidR="00F8737C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本项目设置PCA保留90%的方差信息，</w:t>
      </w:r>
      <w:proofErr w:type="gramStart"/>
      <w:r w:rsidRPr="00D21D4B">
        <w:rPr>
          <w:rFonts w:ascii="宋体" w:hAnsi="宋体"/>
          <w:kern w:val="0"/>
          <w:sz w:val="24"/>
          <w:szCs w:val="22"/>
        </w:rPr>
        <w:t>经降维后</w:t>
      </w:r>
      <w:proofErr w:type="gramEnd"/>
      <w:r w:rsidRPr="00D21D4B">
        <w:rPr>
          <w:rFonts w:ascii="宋体" w:hAnsi="宋体"/>
          <w:kern w:val="0"/>
          <w:sz w:val="24"/>
          <w:szCs w:val="22"/>
        </w:rPr>
        <w:t>特征维度从38</w:t>
      </w:r>
      <w:proofErr w:type="gramStart"/>
      <w:r w:rsidRPr="00D21D4B">
        <w:rPr>
          <w:rFonts w:ascii="宋体" w:hAnsi="宋体"/>
          <w:kern w:val="0"/>
          <w:sz w:val="24"/>
          <w:szCs w:val="22"/>
        </w:rPr>
        <w:t>维减少</w:t>
      </w:r>
      <w:proofErr w:type="gramEnd"/>
      <w:r w:rsidRPr="00D21D4B">
        <w:rPr>
          <w:rFonts w:ascii="宋体" w:hAnsi="宋体"/>
          <w:kern w:val="0"/>
          <w:sz w:val="24"/>
          <w:szCs w:val="22"/>
        </w:rPr>
        <w:t>到16维，在降低模型复杂度的同时保留了绝大部分有效信息，有效缓解了维度灾难问题。</w:t>
      </w:r>
    </w:p>
    <w:p w14:paraId="77029D4C" w14:textId="77777777" w:rsidR="00F8737C" w:rsidRPr="00D21D4B" w:rsidRDefault="00F8737C" w:rsidP="00642A9A">
      <w:pPr>
        <w:keepNext/>
        <w:keepLines/>
        <w:widowControl/>
        <w:spacing w:before="420" w:after="210" w:line="360" w:lineRule="auto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lastRenderedPageBreak/>
        <w:t>3.3 特征构造（进阶）</w:t>
      </w:r>
    </w:p>
    <w:p w14:paraId="3A595E93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为进一步提升模型性能，在基础特征的基础上进行了特征交叉构造：定义四类交叉操作——加法（</w:t>
      </w:r>
      <w:proofErr w:type="spellStart"/>
      <w:r w:rsidRPr="00D21D4B">
        <w:rPr>
          <w:rFonts w:ascii="宋体" w:hAnsi="宋体"/>
          <w:kern w:val="0"/>
          <w:sz w:val="24"/>
          <w:szCs w:val="22"/>
        </w:rPr>
        <w:t>x+y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）、减法（x-y）、除法（x/(</w:t>
      </w:r>
      <w:proofErr w:type="spellStart"/>
      <w:r w:rsidRPr="00D21D4B">
        <w:rPr>
          <w:rFonts w:ascii="宋体" w:hAnsi="宋体"/>
          <w:kern w:val="0"/>
          <w:sz w:val="24"/>
          <w:szCs w:val="22"/>
        </w:rPr>
        <w:t>y+</w:t>
      </w:r>
      <w:r w:rsidRPr="00D21D4B">
        <w:rPr>
          <w:rFonts w:ascii="宋体" w:hAnsi="宋体"/>
          <w:kern w:val="0"/>
          <w:sz w:val="24"/>
          <w:szCs w:val="22"/>
          <w:lang w:eastAsia="en-US"/>
        </w:rPr>
        <w:t>ε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)）和乘法（</w:t>
      </w:r>
      <w:proofErr w:type="spellStart"/>
      <w:r w:rsidRPr="00D21D4B">
        <w:rPr>
          <w:rFonts w:ascii="宋体" w:hAnsi="宋体"/>
          <w:kern w:val="0"/>
          <w:sz w:val="24"/>
          <w:szCs w:val="22"/>
        </w:rPr>
        <w:t>x×y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），对任意两个特征进行两两组合，生成新的交叉特征。这一方法有效增加了特征的表达能力，使模型能够捕捉</w:t>
      </w:r>
      <w:proofErr w:type="gramStart"/>
      <w:r w:rsidRPr="00D21D4B">
        <w:rPr>
          <w:rFonts w:ascii="宋体" w:hAnsi="宋体"/>
          <w:kern w:val="0"/>
          <w:sz w:val="24"/>
          <w:szCs w:val="22"/>
        </w:rPr>
        <w:t>到特征间</w:t>
      </w:r>
      <w:proofErr w:type="gramEnd"/>
      <w:r w:rsidRPr="00D21D4B">
        <w:rPr>
          <w:rFonts w:ascii="宋体" w:hAnsi="宋体"/>
          <w:kern w:val="0"/>
          <w:sz w:val="24"/>
          <w:szCs w:val="22"/>
        </w:rPr>
        <w:t>的非线性交互关系。</w:t>
      </w:r>
    </w:p>
    <w:p w14:paraId="118E11E2" w14:textId="77777777" w:rsidR="002D3AD2" w:rsidRDefault="00000000">
      <w:pPr>
        <w:spacing w:after="120" w:line="360" w:lineRule="auto"/>
      </w:pPr>
      <w:r>
        <w:rPr>
          <w:rFonts w:ascii="黑体" w:eastAsia="黑体" w:hAnsi="黑体"/>
          <w:b/>
          <w:sz w:val="24"/>
        </w:rPr>
        <w:t>【特征交叉函数代码实现】</w:t>
      </w:r>
    </w:p>
    <w:p w14:paraId="1250D4D6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def </w:t>
      </w:r>
      <w:proofErr w:type="spellStart"/>
      <w:r>
        <w:rPr>
          <w:rFonts w:ascii="Consolas" w:hAnsi="Consolas"/>
          <w:color w:val="333333"/>
          <w:sz w:val="18"/>
        </w:rPr>
        <w:t>auto_features_</w:t>
      </w:r>
      <w:proofErr w:type="gramStart"/>
      <w:r>
        <w:rPr>
          <w:rFonts w:ascii="Consolas" w:hAnsi="Consolas"/>
          <w:color w:val="333333"/>
          <w:sz w:val="18"/>
        </w:rPr>
        <w:t>make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df</w:t>
      </w:r>
      <w:proofErr w:type="spellEnd"/>
      <w:r>
        <w:rPr>
          <w:rFonts w:ascii="Consolas" w:hAnsi="Consolas"/>
          <w:color w:val="333333"/>
          <w:sz w:val="18"/>
        </w:rPr>
        <w:t>, features, epsilon=1e-5):</w:t>
      </w:r>
    </w:p>
    <w:p w14:paraId="4201BF07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580A4C9A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t>对任意两个特征</w:t>
      </w:r>
      <w:proofErr w:type="gramStart"/>
      <w:r>
        <w:rPr>
          <w:rFonts w:ascii="Consolas" w:hAnsi="Consolas"/>
          <w:color w:val="333333"/>
          <w:sz w:val="18"/>
        </w:rPr>
        <w:t>列进行</w:t>
      </w:r>
      <w:proofErr w:type="gramEnd"/>
      <w:r>
        <w:rPr>
          <w:rFonts w:ascii="Consolas" w:hAnsi="Consolas"/>
          <w:color w:val="333333"/>
          <w:sz w:val="18"/>
        </w:rPr>
        <w:t>四则运算交叉，生成新特征</w:t>
      </w:r>
    </w:p>
    <w:p w14:paraId="1E29A0B7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spellStart"/>
      <w:r>
        <w:rPr>
          <w:rFonts w:ascii="Consolas" w:hAnsi="Consolas"/>
          <w:color w:val="333333"/>
          <w:sz w:val="18"/>
        </w:rPr>
        <w:t>Args</w:t>
      </w:r>
      <w:proofErr w:type="spellEnd"/>
      <w:r>
        <w:rPr>
          <w:rFonts w:ascii="Consolas" w:hAnsi="Consolas"/>
          <w:color w:val="333333"/>
          <w:sz w:val="18"/>
        </w:rPr>
        <w:t>:</w:t>
      </w:r>
    </w:p>
    <w:p w14:paraId="3E074E1E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    </w:t>
      </w:r>
      <w:proofErr w:type="spellStart"/>
      <w:r>
        <w:rPr>
          <w:rFonts w:ascii="Consolas" w:hAnsi="Consolas"/>
          <w:color w:val="333333"/>
          <w:sz w:val="18"/>
        </w:rPr>
        <w:t>df</w:t>
      </w:r>
      <w:proofErr w:type="spellEnd"/>
      <w:r>
        <w:rPr>
          <w:rFonts w:ascii="Consolas" w:hAnsi="Consolas"/>
          <w:color w:val="333333"/>
          <w:sz w:val="18"/>
        </w:rPr>
        <w:t xml:space="preserve">: </w:t>
      </w:r>
      <w:r>
        <w:rPr>
          <w:rFonts w:ascii="Consolas" w:hAnsi="Consolas"/>
          <w:color w:val="333333"/>
          <w:sz w:val="18"/>
        </w:rPr>
        <w:t>原始</w:t>
      </w:r>
      <w:proofErr w:type="spellStart"/>
      <w:r>
        <w:rPr>
          <w:rFonts w:ascii="Consolas" w:hAnsi="Consolas"/>
          <w:color w:val="333333"/>
          <w:sz w:val="18"/>
        </w:rPr>
        <w:t>DataFrame</w:t>
      </w:r>
      <w:proofErr w:type="spellEnd"/>
    </w:p>
    <w:p w14:paraId="394CB33C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    features: </w:t>
      </w:r>
      <w:r>
        <w:rPr>
          <w:rFonts w:ascii="Consolas" w:hAnsi="Consolas"/>
          <w:color w:val="333333"/>
          <w:sz w:val="18"/>
        </w:rPr>
        <w:t>待交叉的特征列名列表</w:t>
      </w:r>
    </w:p>
    <w:p w14:paraId="4E84D292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    epsilon: </w:t>
      </w:r>
      <w:proofErr w:type="gramStart"/>
      <w:r>
        <w:rPr>
          <w:rFonts w:ascii="Consolas" w:hAnsi="Consolas"/>
          <w:color w:val="333333"/>
          <w:sz w:val="18"/>
        </w:rPr>
        <w:t>防止除零的</w:t>
      </w:r>
      <w:proofErr w:type="gramEnd"/>
      <w:r>
        <w:rPr>
          <w:rFonts w:ascii="Consolas" w:hAnsi="Consolas"/>
          <w:color w:val="333333"/>
          <w:sz w:val="18"/>
        </w:rPr>
        <w:t>小常数（默认</w:t>
      </w:r>
      <w:r>
        <w:rPr>
          <w:rFonts w:ascii="Consolas" w:hAnsi="Consolas"/>
          <w:color w:val="333333"/>
          <w:sz w:val="18"/>
        </w:rPr>
        <w:t>1e-5</w:t>
      </w:r>
      <w:r>
        <w:rPr>
          <w:rFonts w:ascii="Consolas" w:hAnsi="Consolas"/>
          <w:color w:val="333333"/>
          <w:sz w:val="18"/>
        </w:rPr>
        <w:t>）</w:t>
      </w:r>
    </w:p>
    <w:p w14:paraId="588F19B5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Returns:</w:t>
      </w:r>
    </w:p>
    <w:p w14:paraId="04DA1976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    </w:t>
      </w:r>
      <w:r>
        <w:rPr>
          <w:rFonts w:ascii="Consolas" w:hAnsi="Consolas"/>
          <w:color w:val="333333"/>
          <w:sz w:val="18"/>
        </w:rPr>
        <w:t>扩展后的</w:t>
      </w:r>
      <w:proofErr w:type="spellStart"/>
      <w:r>
        <w:rPr>
          <w:rFonts w:ascii="Consolas" w:hAnsi="Consolas"/>
          <w:color w:val="333333"/>
          <w:sz w:val="18"/>
        </w:rPr>
        <w:t>DataFrame</w:t>
      </w:r>
      <w:proofErr w:type="spellEnd"/>
      <w:r>
        <w:rPr>
          <w:rFonts w:ascii="Consolas" w:hAnsi="Consolas"/>
          <w:color w:val="333333"/>
          <w:sz w:val="18"/>
        </w:rPr>
        <w:t>（含原始特征</w:t>
      </w:r>
      <w:r>
        <w:rPr>
          <w:rFonts w:ascii="Consolas" w:hAnsi="Consolas"/>
          <w:color w:val="333333"/>
          <w:sz w:val="18"/>
        </w:rPr>
        <w:t>+</w:t>
      </w:r>
      <w:r>
        <w:rPr>
          <w:rFonts w:ascii="Consolas" w:hAnsi="Consolas"/>
          <w:color w:val="333333"/>
          <w:sz w:val="18"/>
        </w:rPr>
        <w:t>交叉特征）</w:t>
      </w:r>
    </w:p>
    <w:p w14:paraId="3E0F7C24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731A345C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spellStart"/>
      <w:r>
        <w:rPr>
          <w:rFonts w:ascii="Consolas" w:hAnsi="Consolas"/>
          <w:color w:val="333333"/>
          <w:sz w:val="18"/>
        </w:rPr>
        <w:t>new_df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df.copy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</w:t>
      </w:r>
    </w:p>
    <w:p w14:paraId="4F57B1F8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for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>, col1 in enumerate(features):</w:t>
      </w:r>
    </w:p>
    <w:p w14:paraId="72535D5E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    for col2 in features[i+1:]:</w:t>
      </w:r>
    </w:p>
    <w:p w14:paraId="0331DD08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</w:t>
      </w:r>
      <w:proofErr w:type="spellStart"/>
      <w:r>
        <w:rPr>
          <w:rFonts w:ascii="Consolas" w:hAnsi="Consolas"/>
          <w:color w:val="333333"/>
          <w:sz w:val="18"/>
        </w:rPr>
        <w:t>new_df</w:t>
      </w:r>
      <w:proofErr w:type="spellEnd"/>
      <w:r>
        <w:rPr>
          <w:rFonts w:ascii="Consolas" w:hAnsi="Consolas"/>
          <w:color w:val="333333"/>
          <w:sz w:val="18"/>
        </w:rPr>
        <w:t>[f"{col</w:t>
      </w:r>
      <w:proofErr w:type="gramStart"/>
      <w:r>
        <w:rPr>
          <w:rFonts w:ascii="Consolas" w:hAnsi="Consolas"/>
          <w:color w:val="333333"/>
          <w:sz w:val="18"/>
        </w:rPr>
        <w:t>1}_</w:t>
      </w:r>
      <w:proofErr w:type="gramEnd"/>
      <w:r>
        <w:rPr>
          <w:rFonts w:ascii="Consolas" w:hAnsi="Consolas"/>
          <w:color w:val="333333"/>
          <w:sz w:val="18"/>
        </w:rPr>
        <w:t xml:space="preserve">add_{col2}"] = </w:t>
      </w:r>
      <w:proofErr w:type="spellStart"/>
      <w:r>
        <w:rPr>
          <w:rFonts w:ascii="Consolas" w:hAnsi="Consolas"/>
          <w:color w:val="333333"/>
          <w:sz w:val="18"/>
        </w:rPr>
        <w:t>df</w:t>
      </w:r>
      <w:proofErr w:type="spellEnd"/>
      <w:r>
        <w:rPr>
          <w:rFonts w:ascii="Consolas" w:hAnsi="Consolas"/>
          <w:color w:val="333333"/>
          <w:sz w:val="18"/>
        </w:rPr>
        <w:t xml:space="preserve">[col1] + </w:t>
      </w:r>
      <w:proofErr w:type="spellStart"/>
      <w:r>
        <w:rPr>
          <w:rFonts w:ascii="Consolas" w:hAnsi="Consolas"/>
          <w:color w:val="333333"/>
          <w:sz w:val="18"/>
        </w:rPr>
        <w:t>df</w:t>
      </w:r>
      <w:proofErr w:type="spellEnd"/>
      <w:r>
        <w:rPr>
          <w:rFonts w:ascii="Consolas" w:hAnsi="Consolas"/>
          <w:color w:val="333333"/>
          <w:sz w:val="18"/>
        </w:rPr>
        <w:t>[col2]</w:t>
      </w:r>
    </w:p>
    <w:p w14:paraId="2AF93561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</w:t>
      </w:r>
      <w:proofErr w:type="spellStart"/>
      <w:r>
        <w:rPr>
          <w:rFonts w:ascii="Consolas" w:hAnsi="Consolas"/>
          <w:color w:val="333333"/>
          <w:sz w:val="18"/>
        </w:rPr>
        <w:t>new_df</w:t>
      </w:r>
      <w:proofErr w:type="spellEnd"/>
      <w:r>
        <w:rPr>
          <w:rFonts w:ascii="Consolas" w:hAnsi="Consolas"/>
          <w:color w:val="333333"/>
          <w:sz w:val="18"/>
        </w:rPr>
        <w:t>[f"{col</w:t>
      </w:r>
      <w:proofErr w:type="gramStart"/>
      <w:r>
        <w:rPr>
          <w:rFonts w:ascii="Consolas" w:hAnsi="Consolas"/>
          <w:color w:val="333333"/>
          <w:sz w:val="18"/>
        </w:rPr>
        <w:t>1}_</w:t>
      </w:r>
      <w:proofErr w:type="gramEnd"/>
      <w:r>
        <w:rPr>
          <w:rFonts w:ascii="Consolas" w:hAnsi="Consolas"/>
          <w:color w:val="333333"/>
          <w:sz w:val="18"/>
        </w:rPr>
        <w:t xml:space="preserve">minus_{col2}"] = </w:t>
      </w:r>
      <w:proofErr w:type="spellStart"/>
      <w:r>
        <w:rPr>
          <w:rFonts w:ascii="Consolas" w:hAnsi="Consolas"/>
          <w:color w:val="333333"/>
          <w:sz w:val="18"/>
        </w:rPr>
        <w:t>df</w:t>
      </w:r>
      <w:proofErr w:type="spellEnd"/>
      <w:r>
        <w:rPr>
          <w:rFonts w:ascii="Consolas" w:hAnsi="Consolas"/>
          <w:color w:val="333333"/>
          <w:sz w:val="18"/>
        </w:rPr>
        <w:t xml:space="preserve">[col1] - </w:t>
      </w:r>
      <w:proofErr w:type="spellStart"/>
      <w:r>
        <w:rPr>
          <w:rFonts w:ascii="Consolas" w:hAnsi="Consolas"/>
          <w:color w:val="333333"/>
          <w:sz w:val="18"/>
        </w:rPr>
        <w:t>df</w:t>
      </w:r>
      <w:proofErr w:type="spellEnd"/>
      <w:r>
        <w:rPr>
          <w:rFonts w:ascii="Consolas" w:hAnsi="Consolas"/>
          <w:color w:val="333333"/>
          <w:sz w:val="18"/>
        </w:rPr>
        <w:t>[col2]</w:t>
      </w:r>
    </w:p>
    <w:p w14:paraId="358189EE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</w:t>
      </w:r>
      <w:proofErr w:type="spellStart"/>
      <w:r>
        <w:rPr>
          <w:rFonts w:ascii="Consolas" w:hAnsi="Consolas"/>
          <w:color w:val="333333"/>
          <w:sz w:val="18"/>
        </w:rPr>
        <w:t>new_df</w:t>
      </w:r>
      <w:proofErr w:type="spellEnd"/>
      <w:r>
        <w:rPr>
          <w:rFonts w:ascii="Consolas" w:hAnsi="Consolas"/>
          <w:color w:val="333333"/>
          <w:sz w:val="18"/>
        </w:rPr>
        <w:t>[f"{col</w:t>
      </w:r>
      <w:proofErr w:type="gramStart"/>
      <w:r>
        <w:rPr>
          <w:rFonts w:ascii="Consolas" w:hAnsi="Consolas"/>
          <w:color w:val="333333"/>
          <w:sz w:val="18"/>
        </w:rPr>
        <w:t>1}_</w:t>
      </w:r>
      <w:proofErr w:type="gramEnd"/>
      <w:r>
        <w:rPr>
          <w:rFonts w:ascii="Consolas" w:hAnsi="Consolas"/>
          <w:color w:val="333333"/>
          <w:sz w:val="18"/>
        </w:rPr>
        <w:t xml:space="preserve">div_{col2}"] = </w:t>
      </w:r>
      <w:proofErr w:type="spellStart"/>
      <w:r>
        <w:rPr>
          <w:rFonts w:ascii="Consolas" w:hAnsi="Consolas"/>
          <w:color w:val="333333"/>
          <w:sz w:val="18"/>
        </w:rPr>
        <w:t>df</w:t>
      </w:r>
      <w:proofErr w:type="spellEnd"/>
      <w:r>
        <w:rPr>
          <w:rFonts w:ascii="Consolas" w:hAnsi="Consolas"/>
          <w:color w:val="333333"/>
          <w:sz w:val="18"/>
        </w:rPr>
        <w:t>[col1] / (</w:t>
      </w:r>
      <w:proofErr w:type="spellStart"/>
      <w:r>
        <w:rPr>
          <w:rFonts w:ascii="Consolas" w:hAnsi="Consolas"/>
          <w:color w:val="333333"/>
          <w:sz w:val="18"/>
        </w:rPr>
        <w:t>df</w:t>
      </w:r>
      <w:proofErr w:type="spellEnd"/>
      <w:r>
        <w:rPr>
          <w:rFonts w:ascii="Consolas" w:hAnsi="Consolas"/>
          <w:color w:val="333333"/>
          <w:sz w:val="18"/>
        </w:rPr>
        <w:t>[col2] + epsilon)</w:t>
      </w:r>
    </w:p>
    <w:p w14:paraId="45954913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</w:t>
      </w:r>
      <w:proofErr w:type="spellStart"/>
      <w:r>
        <w:rPr>
          <w:rFonts w:ascii="Consolas" w:hAnsi="Consolas"/>
          <w:color w:val="333333"/>
          <w:sz w:val="18"/>
        </w:rPr>
        <w:t>new_df</w:t>
      </w:r>
      <w:proofErr w:type="spellEnd"/>
      <w:r>
        <w:rPr>
          <w:rFonts w:ascii="Consolas" w:hAnsi="Consolas"/>
          <w:color w:val="333333"/>
          <w:sz w:val="18"/>
        </w:rPr>
        <w:t>[f"{col</w:t>
      </w:r>
      <w:proofErr w:type="gramStart"/>
      <w:r>
        <w:rPr>
          <w:rFonts w:ascii="Consolas" w:hAnsi="Consolas"/>
          <w:color w:val="333333"/>
          <w:sz w:val="18"/>
        </w:rPr>
        <w:t>1}_</w:t>
      </w:r>
      <w:proofErr w:type="gramEnd"/>
      <w:r>
        <w:rPr>
          <w:rFonts w:ascii="Consolas" w:hAnsi="Consolas"/>
          <w:color w:val="333333"/>
          <w:sz w:val="18"/>
        </w:rPr>
        <w:t xml:space="preserve">multi_{col2}"] = </w:t>
      </w:r>
      <w:proofErr w:type="spellStart"/>
      <w:r>
        <w:rPr>
          <w:rFonts w:ascii="Consolas" w:hAnsi="Consolas"/>
          <w:color w:val="333333"/>
          <w:sz w:val="18"/>
        </w:rPr>
        <w:t>df</w:t>
      </w:r>
      <w:proofErr w:type="spellEnd"/>
      <w:r>
        <w:rPr>
          <w:rFonts w:ascii="Consolas" w:hAnsi="Consolas"/>
          <w:color w:val="333333"/>
          <w:sz w:val="18"/>
        </w:rPr>
        <w:t xml:space="preserve">[col1] * </w:t>
      </w:r>
      <w:proofErr w:type="spellStart"/>
      <w:r>
        <w:rPr>
          <w:rFonts w:ascii="Consolas" w:hAnsi="Consolas"/>
          <w:color w:val="333333"/>
          <w:sz w:val="18"/>
        </w:rPr>
        <w:t>df</w:t>
      </w:r>
      <w:proofErr w:type="spellEnd"/>
      <w:r>
        <w:rPr>
          <w:rFonts w:ascii="Consolas" w:hAnsi="Consolas"/>
          <w:color w:val="333333"/>
          <w:sz w:val="18"/>
        </w:rPr>
        <w:t>[col2]</w:t>
      </w:r>
    </w:p>
    <w:p w14:paraId="0B214109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return </w:t>
      </w:r>
      <w:proofErr w:type="spellStart"/>
      <w:r>
        <w:rPr>
          <w:rFonts w:ascii="Consolas" w:hAnsi="Consolas"/>
          <w:color w:val="333333"/>
          <w:sz w:val="18"/>
        </w:rPr>
        <w:t>new_df</w:t>
      </w:r>
      <w:proofErr w:type="spellEnd"/>
    </w:p>
    <w:p w14:paraId="15C8B5A9" w14:textId="77777777" w:rsidR="002D3AD2" w:rsidRDefault="00000000" w:rsidP="00642A9A">
      <w:pPr>
        <w:spacing w:after="120" w:line="360" w:lineRule="auto"/>
        <w:ind w:firstLineChars="200" w:firstLine="420"/>
        <w:rPr>
          <w:rFonts w:ascii="宋体" w:hAnsi="宋体" w:hint="eastAsia"/>
        </w:rPr>
      </w:pPr>
      <w:r>
        <w:rPr>
          <w:rFonts w:ascii="宋体" w:hAnsi="宋体"/>
        </w:rPr>
        <w:t xml:space="preserve">【复杂度分析】该函数对38个特征进行两两组合 C(38,2)=703 对，每对生成4个交叉特征（add/minus/div/multi），共产生 703×4=2812 </w:t>
      </w:r>
      <w:proofErr w:type="gramStart"/>
      <w:r>
        <w:rPr>
          <w:rFonts w:ascii="宋体" w:hAnsi="宋体"/>
        </w:rPr>
        <w:t>个</w:t>
      </w:r>
      <w:proofErr w:type="gramEnd"/>
      <w:r>
        <w:rPr>
          <w:rFonts w:ascii="宋体" w:hAnsi="宋体"/>
        </w:rPr>
        <w:t>新特征，总特征空间扩展至2850维。该策略为模型提供了捕捉特征间非线性交互关系的能力，但维度接近样本数（2888），需配合特征选择或正则</w:t>
      </w:r>
      <w:proofErr w:type="gramStart"/>
      <w:r>
        <w:rPr>
          <w:rFonts w:ascii="宋体" w:hAnsi="宋体"/>
        </w:rPr>
        <w:t>化避免</w:t>
      </w:r>
      <w:proofErr w:type="gramEnd"/>
      <w:r>
        <w:rPr>
          <w:rFonts w:ascii="宋体" w:hAnsi="宋体"/>
        </w:rPr>
        <w:t>过拟合。</w:t>
      </w:r>
    </w:p>
    <w:p w14:paraId="043795E0" w14:textId="77777777" w:rsidR="00BB7D24" w:rsidRDefault="00BB7D24" w:rsidP="00BB7D24">
      <w:pPr>
        <w:widowControl/>
        <w:spacing w:after="120" w:line="360" w:lineRule="auto"/>
        <w:ind w:firstLine="420"/>
        <w:jc w:val="center"/>
        <w:rPr>
          <w:rFonts w:ascii="宋体" w:hAnsi="宋体" w:hint="eastAsia"/>
          <w:kern w:val="0"/>
          <w:sz w:val="24"/>
          <w:szCs w:val="22"/>
        </w:rPr>
      </w:pPr>
      <w:r>
        <w:rPr>
          <w:noProof/>
        </w:rPr>
        <w:drawing>
          <wp:inline distT="0" distB="0" distL="0" distR="0" wp14:anchorId="5CA22EE6" wp14:editId="326C2B90">
            <wp:extent cx="5333831" cy="2827866"/>
            <wp:effectExtent l="0" t="0" r="635" b="0"/>
            <wp:docPr id="577016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16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6258" cy="28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CDE5" w14:textId="61D26FA4" w:rsidR="00BB7D24" w:rsidRPr="00BB7D24" w:rsidRDefault="00BB7D24" w:rsidP="00BB7D24">
      <w:pPr>
        <w:spacing w:afterLines="50" w:after="120" w:line="360" w:lineRule="auto"/>
        <w:jc w:val="center"/>
        <w:rPr>
          <w:rFonts w:ascii="宋体" w:hAnsi="宋体" w:hint="eastAsia"/>
          <w:sz w:val="18"/>
          <w:szCs w:val="18"/>
        </w:rPr>
      </w:pPr>
      <w:r w:rsidRPr="00AD0CC4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10</w:t>
      </w:r>
      <w:r w:rsidRPr="00AD0CC4">
        <w:rPr>
          <w:rFonts w:ascii="宋体" w:hAnsi="宋体" w:hint="eastAsia"/>
          <w:sz w:val="18"/>
          <w:szCs w:val="18"/>
        </w:rPr>
        <w:t xml:space="preserve">-1  </w:t>
      </w:r>
      <w:r>
        <w:rPr>
          <w:rFonts w:ascii="宋体" w:hAnsi="宋体" w:hint="eastAsia"/>
          <w:color w:val="000000"/>
          <w:kern w:val="0"/>
          <w:sz w:val="18"/>
          <w:szCs w:val="18"/>
        </w:rPr>
        <w:t>归一化操作界面</w:t>
      </w:r>
    </w:p>
    <w:p w14:paraId="4FEDE17F" w14:textId="77777777" w:rsidR="00F8737C" w:rsidRPr="00D21D4B" w:rsidRDefault="00F8737C" w:rsidP="00F8737C">
      <w:pPr>
        <w:keepNext/>
        <w:keepLines/>
        <w:widowControl/>
        <w:spacing w:before="450" w:line="360" w:lineRule="auto"/>
        <w:jc w:val="left"/>
        <w:outlineLvl w:val="0"/>
        <w:rPr>
          <w:rFonts w:ascii="Calibri" w:eastAsia="MS Gothic" w:hAnsi="Calibri"/>
          <w:color w:val="000000"/>
          <w:kern w:val="0"/>
          <w:sz w:val="30"/>
          <w:szCs w:val="28"/>
        </w:rPr>
      </w:pP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lastRenderedPageBreak/>
        <w:t>第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四</w:t>
      </w: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t xml:space="preserve">章 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模型训练</w:t>
      </w:r>
    </w:p>
    <w:p w14:paraId="73F09B74" w14:textId="77777777" w:rsidR="00F8737C" w:rsidRPr="00D21D4B" w:rsidRDefault="00F8737C" w:rsidP="000E5401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4.1 数据划分</w:t>
      </w:r>
    </w:p>
    <w:p w14:paraId="70889491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采用</w:t>
      </w:r>
      <w:proofErr w:type="spellStart"/>
      <w:r w:rsidRPr="00D21D4B">
        <w:rPr>
          <w:rFonts w:ascii="宋体" w:hAnsi="宋体"/>
          <w:kern w:val="0"/>
          <w:sz w:val="24"/>
          <w:szCs w:val="22"/>
        </w:rPr>
        <w:t>train_test_split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方法将训练数据按8:2比例划分为训练集和验证集（</w:t>
      </w:r>
      <w:proofErr w:type="spellStart"/>
      <w:r w:rsidRPr="00D21D4B">
        <w:rPr>
          <w:rFonts w:ascii="宋体" w:hAnsi="宋体"/>
          <w:kern w:val="0"/>
          <w:sz w:val="24"/>
          <w:szCs w:val="22"/>
        </w:rPr>
        <w:t>random_state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=0），在训练集上训练模型，在验证集上评估模型性能。</w:t>
      </w:r>
    </w:p>
    <w:p w14:paraId="42B88060" w14:textId="77777777" w:rsidR="002D3AD2" w:rsidRDefault="00000000">
      <w:pPr>
        <w:spacing w:after="120" w:line="360" w:lineRule="auto"/>
      </w:pPr>
      <w:r>
        <w:rPr>
          <w:rFonts w:ascii="黑体" w:eastAsia="黑体" w:hAnsi="黑体"/>
          <w:b/>
          <w:sz w:val="24"/>
        </w:rPr>
        <w:t>【数据集划分代码实现】</w:t>
      </w:r>
    </w:p>
    <w:p w14:paraId="3B21CCE6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from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sklearn.model</w:t>
      </w:r>
      <w:proofErr w:type="gramEnd"/>
      <w:r>
        <w:rPr>
          <w:rFonts w:ascii="Consolas" w:hAnsi="Consolas"/>
          <w:color w:val="333333"/>
          <w:sz w:val="18"/>
        </w:rPr>
        <w:t>_selection</w:t>
      </w:r>
      <w:proofErr w:type="spellEnd"/>
      <w:r>
        <w:rPr>
          <w:rFonts w:ascii="Consolas" w:hAnsi="Consolas"/>
          <w:color w:val="333333"/>
          <w:sz w:val="18"/>
        </w:rPr>
        <w:t xml:space="preserve"> import </w:t>
      </w:r>
      <w:proofErr w:type="spellStart"/>
      <w:r>
        <w:rPr>
          <w:rFonts w:ascii="Consolas" w:hAnsi="Consolas"/>
          <w:color w:val="333333"/>
          <w:sz w:val="18"/>
        </w:rPr>
        <w:t>train_test_split</w:t>
      </w:r>
      <w:proofErr w:type="spellEnd"/>
    </w:p>
    <w:p w14:paraId="1ABE6E38" w14:textId="77777777" w:rsidR="002D3AD2" w:rsidRDefault="002D3AD2">
      <w:pPr>
        <w:shd w:val="clear" w:color="auto" w:fill="F5F5F5"/>
        <w:spacing w:line="280" w:lineRule="auto"/>
        <w:ind w:left="567"/>
      </w:pPr>
    </w:p>
    <w:p w14:paraId="16972BF2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# PCA</w:t>
      </w:r>
      <w:proofErr w:type="gramStart"/>
      <w:r>
        <w:rPr>
          <w:rFonts w:ascii="Consolas" w:hAnsi="Consolas"/>
          <w:color w:val="333333"/>
          <w:sz w:val="18"/>
        </w:rPr>
        <w:t>降维后</w:t>
      </w:r>
      <w:proofErr w:type="gramEnd"/>
      <w:r>
        <w:rPr>
          <w:rFonts w:ascii="Consolas" w:hAnsi="Consolas"/>
          <w:color w:val="333333"/>
          <w:sz w:val="18"/>
        </w:rPr>
        <w:t>可能产生</w:t>
      </w:r>
      <w:proofErr w:type="spellStart"/>
      <w:r>
        <w:rPr>
          <w:rFonts w:ascii="Consolas" w:hAnsi="Consolas"/>
          <w:color w:val="333333"/>
          <w:sz w:val="18"/>
        </w:rPr>
        <w:t>NaN</w:t>
      </w:r>
      <w:proofErr w:type="spellEnd"/>
      <w:r>
        <w:rPr>
          <w:rFonts w:ascii="Consolas" w:hAnsi="Consolas"/>
          <w:color w:val="333333"/>
          <w:sz w:val="18"/>
        </w:rPr>
        <w:t>值，需先填充</w:t>
      </w:r>
    </w:p>
    <w:p w14:paraId="407D8EF9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new_train_pca_16 = new_train_pca_</w:t>
      </w:r>
      <w:proofErr w:type="gramStart"/>
      <w:r>
        <w:rPr>
          <w:rFonts w:ascii="Consolas" w:hAnsi="Consolas"/>
          <w:color w:val="333333"/>
          <w:sz w:val="18"/>
        </w:rPr>
        <w:t>16.fillna</w:t>
      </w:r>
      <w:proofErr w:type="gramEnd"/>
      <w:r>
        <w:rPr>
          <w:rFonts w:ascii="Consolas" w:hAnsi="Consolas"/>
          <w:color w:val="333333"/>
          <w:sz w:val="18"/>
        </w:rPr>
        <w:t>(0)</w:t>
      </w:r>
    </w:p>
    <w:p w14:paraId="2BE2B8CE" w14:textId="77777777" w:rsidR="002D3AD2" w:rsidRDefault="002D3AD2">
      <w:pPr>
        <w:shd w:val="clear" w:color="auto" w:fill="F5F5F5"/>
        <w:spacing w:line="280" w:lineRule="auto"/>
        <w:ind w:left="567"/>
      </w:pPr>
    </w:p>
    <w:p w14:paraId="33D88237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分离特征矩阵与目标向量</w:t>
      </w:r>
    </w:p>
    <w:p w14:paraId="1408477B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train = new_train_pca_16[new_test_pca_</w:t>
      </w:r>
      <w:proofErr w:type="gramStart"/>
      <w:r>
        <w:rPr>
          <w:rFonts w:ascii="Consolas" w:hAnsi="Consolas"/>
          <w:color w:val="333333"/>
          <w:sz w:val="18"/>
        </w:rPr>
        <w:t>16.columns</w:t>
      </w:r>
      <w:proofErr w:type="gramEnd"/>
      <w:r>
        <w:rPr>
          <w:rFonts w:ascii="Consolas" w:hAnsi="Consolas"/>
          <w:color w:val="333333"/>
          <w:sz w:val="18"/>
        </w:rPr>
        <w:t>]</w:t>
      </w:r>
    </w:p>
    <w:p w14:paraId="1CAB08CF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target = new_train_pca_16['target']</w:t>
      </w:r>
    </w:p>
    <w:p w14:paraId="687DBFD8" w14:textId="77777777" w:rsidR="002D3AD2" w:rsidRDefault="002D3AD2">
      <w:pPr>
        <w:shd w:val="clear" w:color="auto" w:fill="F5F5F5"/>
        <w:spacing w:line="280" w:lineRule="auto"/>
        <w:ind w:left="567"/>
      </w:pPr>
    </w:p>
    <w:p w14:paraId="3B35A8B8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按</w:t>
      </w:r>
      <w:r>
        <w:rPr>
          <w:rFonts w:ascii="Consolas" w:hAnsi="Consolas"/>
          <w:color w:val="333333"/>
          <w:sz w:val="18"/>
        </w:rPr>
        <w:t>8:2</w:t>
      </w:r>
      <w:r>
        <w:rPr>
          <w:rFonts w:ascii="Consolas" w:hAnsi="Consolas"/>
          <w:color w:val="333333"/>
          <w:sz w:val="18"/>
        </w:rPr>
        <w:t>比例划分训练集和验证集</w:t>
      </w:r>
    </w:p>
    <w:p w14:paraId="1496803A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train_data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test_data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train_target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test_target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train_test_</w:t>
      </w:r>
      <w:proofErr w:type="gramStart"/>
      <w:r>
        <w:rPr>
          <w:rFonts w:ascii="Consolas" w:hAnsi="Consolas"/>
          <w:color w:val="333333"/>
          <w:sz w:val="18"/>
        </w:rPr>
        <w:t>split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</w:p>
    <w:p w14:paraId="6CC1DB54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train, target, </w:t>
      </w:r>
      <w:proofErr w:type="spellStart"/>
      <w:r>
        <w:rPr>
          <w:rFonts w:ascii="Consolas" w:hAnsi="Consolas"/>
          <w:color w:val="333333"/>
          <w:sz w:val="18"/>
        </w:rPr>
        <w:t>test_size</w:t>
      </w:r>
      <w:proofErr w:type="spellEnd"/>
      <w:r>
        <w:rPr>
          <w:rFonts w:ascii="Consolas" w:hAnsi="Consolas"/>
          <w:color w:val="333333"/>
          <w:sz w:val="18"/>
        </w:rPr>
        <w:t xml:space="preserve">=0.2, </w:t>
      </w:r>
      <w:proofErr w:type="spellStart"/>
      <w:r>
        <w:rPr>
          <w:rFonts w:ascii="Consolas" w:hAnsi="Consolas"/>
          <w:color w:val="333333"/>
          <w:sz w:val="18"/>
        </w:rPr>
        <w:t>random_state</w:t>
      </w:r>
      <w:proofErr w:type="spellEnd"/>
      <w:r>
        <w:rPr>
          <w:rFonts w:ascii="Consolas" w:hAnsi="Consolas"/>
          <w:color w:val="333333"/>
          <w:sz w:val="18"/>
        </w:rPr>
        <w:t>=0)</w:t>
      </w:r>
    </w:p>
    <w:p w14:paraId="64081070" w14:textId="77777777" w:rsidR="002D3AD2" w:rsidRDefault="00000000">
      <w:pPr>
        <w:spacing w:after="120" w:line="360" w:lineRule="auto"/>
      </w:pPr>
      <w:r>
        <w:rPr>
          <w:rFonts w:ascii="宋体" w:hAnsi="宋体"/>
        </w:rPr>
        <w:t>【注意事项】</w:t>
      </w:r>
      <w:proofErr w:type="spellStart"/>
      <w:r>
        <w:rPr>
          <w:rFonts w:ascii="宋体" w:hAnsi="宋体"/>
        </w:rPr>
        <w:t>random_state</w:t>
      </w:r>
      <w:proofErr w:type="spellEnd"/>
      <w:r>
        <w:rPr>
          <w:rFonts w:ascii="宋体" w:hAnsi="宋体"/>
        </w:rPr>
        <w:t>=0固定随机种子，确保实验结果可复现。PCA</w:t>
      </w:r>
      <w:proofErr w:type="gramStart"/>
      <w:r>
        <w:rPr>
          <w:rFonts w:ascii="宋体" w:hAnsi="宋体"/>
        </w:rPr>
        <w:t>降维后</w:t>
      </w:r>
      <w:proofErr w:type="gramEnd"/>
      <w:r>
        <w:rPr>
          <w:rFonts w:ascii="宋体" w:hAnsi="宋体"/>
        </w:rPr>
        <w:t>部分特征可能产生</w:t>
      </w:r>
      <w:proofErr w:type="spellStart"/>
      <w:r>
        <w:rPr>
          <w:rFonts w:ascii="宋体" w:hAnsi="宋体"/>
        </w:rPr>
        <w:t>NaN</w:t>
      </w:r>
      <w:proofErr w:type="spellEnd"/>
      <w:r>
        <w:rPr>
          <w:rFonts w:ascii="宋体" w:hAnsi="宋体"/>
        </w:rPr>
        <w:t>，使用</w:t>
      </w:r>
      <w:proofErr w:type="spellStart"/>
      <w:r>
        <w:rPr>
          <w:rFonts w:ascii="宋体" w:hAnsi="宋体"/>
        </w:rPr>
        <w:t>fillna</w:t>
      </w:r>
      <w:proofErr w:type="spellEnd"/>
      <w:r>
        <w:rPr>
          <w:rFonts w:ascii="宋体" w:hAnsi="宋体"/>
        </w:rPr>
        <w:t>(0)填充是关键的预处理步骤，否则模型训练将直接报错。</w:t>
      </w:r>
    </w:p>
    <w:p w14:paraId="246B7A52" w14:textId="77777777" w:rsidR="00F8737C" w:rsidRPr="00D21D4B" w:rsidRDefault="00F8737C" w:rsidP="000E5401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4.2 模型选择与参数配置</w:t>
      </w:r>
    </w:p>
    <w:p w14:paraId="4A406944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本项目选择了四种代表性的回归算法进行对比实验：</w:t>
      </w:r>
    </w:p>
    <w:p w14:paraId="24132880" w14:textId="77777777" w:rsidR="00F8737C" w:rsidRPr="00D21D4B" w:rsidRDefault="00F8737C" w:rsidP="00D21D4B">
      <w:pPr>
        <w:widowControl/>
        <w:numPr>
          <w:ilvl w:val="0"/>
          <w:numId w:val="2"/>
        </w:numPr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  <w:lang w:eastAsia="en-US"/>
        </w:rPr>
      </w:pPr>
      <w:proofErr w:type="spellStart"/>
      <w:r w:rsidRPr="00D21D4B">
        <w:rPr>
          <w:rFonts w:ascii="宋体" w:hAnsi="宋体"/>
          <w:kern w:val="0"/>
          <w:sz w:val="24"/>
          <w:szCs w:val="22"/>
          <w:lang w:eastAsia="en-US"/>
        </w:rPr>
        <w:t>多元线性回归（Linear</w:t>
      </w:r>
      <w:proofErr w:type="spellEnd"/>
      <w:r w:rsidRPr="00D21D4B">
        <w:rPr>
          <w:rFonts w:ascii="宋体" w:hAnsi="宋体"/>
          <w:kern w:val="0"/>
          <w:sz w:val="24"/>
          <w:szCs w:val="22"/>
          <w:lang w:eastAsia="en-US"/>
        </w:rPr>
        <w:t xml:space="preserve"> Regression）：</w:t>
      </w:r>
      <w:proofErr w:type="spellStart"/>
      <w:r w:rsidRPr="00D21D4B">
        <w:rPr>
          <w:rFonts w:ascii="宋体" w:hAnsi="宋体"/>
          <w:kern w:val="0"/>
          <w:sz w:val="24"/>
          <w:szCs w:val="22"/>
          <w:lang w:eastAsia="en-US"/>
        </w:rPr>
        <w:t>最基础、可解释性最强的回归模型，通过最小化残差平方和来拟合数据的线性关系</w:t>
      </w:r>
      <w:proofErr w:type="spellEnd"/>
      <w:r w:rsidRPr="00D21D4B">
        <w:rPr>
          <w:rFonts w:ascii="宋体" w:hAnsi="宋体"/>
          <w:kern w:val="0"/>
          <w:sz w:val="24"/>
          <w:szCs w:val="22"/>
          <w:lang w:eastAsia="en-US"/>
        </w:rPr>
        <w:t>。</w:t>
      </w:r>
    </w:p>
    <w:p w14:paraId="0E058554" w14:textId="77777777" w:rsidR="00F8737C" w:rsidRPr="00D21D4B" w:rsidRDefault="00F8737C" w:rsidP="00D21D4B">
      <w:pPr>
        <w:widowControl/>
        <w:numPr>
          <w:ilvl w:val="0"/>
          <w:numId w:val="2"/>
        </w:numPr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K近邻回归（</w:t>
      </w:r>
      <w:proofErr w:type="spellStart"/>
      <w:r w:rsidRPr="00D21D4B">
        <w:rPr>
          <w:rFonts w:ascii="宋体" w:hAnsi="宋体"/>
          <w:kern w:val="0"/>
          <w:sz w:val="24"/>
          <w:szCs w:val="22"/>
        </w:rPr>
        <w:t>KNeighborsRegressor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）：基于样本间的距离度量进行预测，设置近邻数k=8。KNN模型无需显式训练过程，对新样本的预测通过计算其与训练集中最近邻的目标值平均得到。</w:t>
      </w:r>
    </w:p>
    <w:p w14:paraId="04D89E4B" w14:textId="77777777" w:rsidR="00F8737C" w:rsidRPr="00D21D4B" w:rsidRDefault="00F8737C" w:rsidP="00D21D4B">
      <w:pPr>
        <w:widowControl/>
        <w:numPr>
          <w:ilvl w:val="0"/>
          <w:numId w:val="2"/>
        </w:numPr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随机森林回归（</w:t>
      </w:r>
      <w:proofErr w:type="spellStart"/>
      <w:r w:rsidRPr="00D21D4B">
        <w:rPr>
          <w:rFonts w:ascii="宋体" w:hAnsi="宋体"/>
          <w:kern w:val="0"/>
          <w:sz w:val="24"/>
          <w:szCs w:val="22"/>
        </w:rPr>
        <w:t>RandomForestRegressor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）：基于Bagging策略的集成学习算法，通过构建多棵决策树并取预测均值来提升模型稳定性。设置</w:t>
      </w:r>
      <w:proofErr w:type="spellStart"/>
      <w:r w:rsidRPr="00D21D4B">
        <w:rPr>
          <w:rFonts w:ascii="宋体" w:hAnsi="宋体"/>
          <w:kern w:val="0"/>
          <w:sz w:val="24"/>
          <w:szCs w:val="22"/>
        </w:rPr>
        <w:t>n_estimators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=200（200棵决策树），通过引入随机性（样本随机采样和特征随机选择）来降低过拟合风险。</w:t>
      </w:r>
    </w:p>
    <w:p w14:paraId="053D4E42" w14:textId="77777777" w:rsidR="00921598" w:rsidRDefault="00F8737C" w:rsidP="00921598">
      <w:pPr>
        <w:widowControl/>
        <w:numPr>
          <w:ilvl w:val="0"/>
          <w:numId w:val="2"/>
        </w:numPr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  <w:lang w:eastAsia="en-US"/>
        </w:rPr>
        <w:lastRenderedPageBreak/>
        <w:t>LightGBM回归（LGBMRegressor）：基于梯度提升框架的高效集成学习算法，采用直方图算法和Leaf-wise生长策略，具有更快的训练速度和更低的内存消耗。</w:t>
      </w:r>
    </w:p>
    <w:p w14:paraId="1BEFF77F" w14:textId="2AB3F589" w:rsidR="007F431E" w:rsidRPr="00921598" w:rsidRDefault="007F431E" w:rsidP="00921598">
      <w:pPr>
        <w:widowControl/>
        <w:spacing w:after="120" w:line="360" w:lineRule="auto"/>
        <w:jc w:val="center"/>
        <w:rPr>
          <w:rFonts w:ascii="宋体" w:hAnsi="宋体" w:hint="eastAsia"/>
          <w:kern w:val="0"/>
          <w:sz w:val="24"/>
          <w:szCs w:val="22"/>
        </w:rPr>
      </w:pPr>
      <w:r w:rsidRPr="00921598">
        <w:rPr>
          <w:rFonts w:ascii="宋体" w:hAnsi="宋体" w:hint="eastAsia"/>
          <w:sz w:val="18"/>
          <w:szCs w:val="18"/>
        </w:rPr>
        <w:t>表</w:t>
      </w:r>
      <w:r w:rsidR="007C2ED3">
        <w:rPr>
          <w:rFonts w:ascii="宋体" w:hAnsi="宋体" w:hint="eastAsia"/>
          <w:sz w:val="18"/>
          <w:szCs w:val="18"/>
        </w:rPr>
        <w:t>12</w:t>
      </w:r>
      <w:r w:rsidRPr="00921598">
        <w:rPr>
          <w:rFonts w:ascii="宋体" w:hAnsi="宋体" w:hint="eastAsia"/>
          <w:sz w:val="18"/>
          <w:szCs w:val="18"/>
        </w:rPr>
        <w:t xml:space="preserve">—1  </w:t>
      </w:r>
      <w:proofErr w:type="spellStart"/>
      <w:r w:rsidRPr="00921598">
        <w:rPr>
          <w:rFonts w:ascii="宋体" w:hAnsi="宋体"/>
          <w:sz w:val="18"/>
          <w:szCs w:val="18"/>
        </w:rPr>
        <w:t>LightGBM</w:t>
      </w:r>
      <w:proofErr w:type="spellEnd"/>
      <w:r w:rsidRPr="00921598">
        <w:rPr>
          <w:rFonts w:ascii="宋体" w:hAnsi="宋体"/>
          <w:sz w:val="18"/>
          <w:szCs w:val="18"/>
        </w:rPr>
        <w:t>关键参数配置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1"/>
        <w:gridCol w:w="3021"/>
        <w:gridCol w:w="3019"/>
      </w:tblGrid>
      <w:tr w:rsidR="00F8737C" w:rsidRPr="00A945DA" w14:paraId="386F91D9" w14:textId="77777777">
        <w:trPr>
          <w:jc w:val="center"/>
        </w:trPr>
        <w:tc>
          <w:tcPr>
            <w:tcW w:w="1667" w:type="pct"/>
            <w:vAlign w:val="center"/>
          </w:tcPr>
          <w:p w14:paraId="5FF67B7B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参数名称</w:t>
            </w:r>
            <w:proofErr w:type="spellEnd"/>
          </w:p>
        </w:tc>
        <w:tc>
          <w:tcPr>
            <w:tcW w:w="1667" w:type="pct"/>
            <w:vAlign w:val="center"/>
          </w:tcPr>
          <w:p w14:paraId="0DEC0E4E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参数值</w:t>
            </w:r>
            <w:proofErr w:type="spellEnd"/>
          </w:p>
        </w:tc>
        <w:tc>
          <w:tcPr>
            <w:tcW w:w="1667" w:type="pct"/>
            <w:vAlign w:val="center"/>
          </w:tcPr>
          <w:p w14:paraId="33ED7A0A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说明</w:t>
            </w:r>
            <w:proofErr w:type="spellEnd"/>
          </w:p>
        </w:tc>
      </w:tr>
      <w:tr w:rsidR="00F8737C" w:rsidRPr="00A945DA" w14:paraId="4A3D4349" w14:textId="77777777">
        <w:trPr>
          <w:jc w:val="center"/>
        </w:trPr>
        <w:tc>
          <w:tcPr>
            <w:tcW w:w="1667" w:type="pct"/>
            <w:vAlign w:val="center"/>
          </w:tcPr>
          <w:p w14:paraId="2B3AFEDC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learning_rate</w:t>
            </w:r>
            <w:proofErr w:type="spellEnd"/>
          </w:p>
        </w:tc>
        <w:tc>
          <w:tcPr>
            <w:tcW w:w="1667" w:type="pct"/>
            <w:vAlign w:val="center"/>
          </w:tcPr>
          <w:p w14:paraId="11500D46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0.01</w:t>
            </w:r>
          </w:p>
        </w:tc>
        <w:tc>
          <w:tcPr>
            <w:tcW w:w="1667" w:type="pct"/>
            <w:vAlign w:val="center"/>
          </w:tcPr>
          <w:p w14:paraId="4719F79E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</w:rPr>
              <w:t>学习率，控制每棵树的贡献</w:t>
            </w:r>
          </w:p>
        </w:tc>
      </w:tr>
      <w:tr w:rsidR="00F8737C" w:rsidRPr="00A945DA" w14:paraId="5CE9B4D0" w14:textId="77777777">
        <w:trPr>
          <w:jc w:val="center"/>
        </w:trPr>
        <w:tc>
          <w:tcPr>
            <w:tcW w:w="1667" w:type="pct"/>
            <w:vAlign w:val="center"/>
          </w:tcPr>
          <w:p w14:paraId="2B4B2E06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n_estimators</w:t>
            </w:r>
            <w:proofErr w:type="spellEnd"/>
          </w:p>
        </w:tc>
        <w:tc>
          <w:tcPr>
            <w:tcW w:w="1667" w:type="pct"/>
            <w:vAlign w:val="center"/>
          </w:tcPr>
          <w:p w14:paraId="7E31623C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5000</w:t>
            </w:r>
          </w:p>
        </w:tc>
        <w:tc>
          <w:tcPr>
            <w:tcW w:w="1667" w:type="pct"/>
            <w:vAlign w:val="center"/>
          </w:tcPr>
          <w:p w14:paraId="479291A1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</w:rPr>
              <w:t>最大迭代次数（树的数量）</w:t>
            </w:r>
          </w:p>
        </w:tc>
      </w:tr>
      <w:tr w:rsidR="00F8737C" w:rsidRPr="00A945DA" w14:paraId="1B0024B3" w14:textId="77777777">
        <w:trPr>
          <w:jc w:val="center"/>
        </w:trPr>
        <w:tc>
          <w:tcPr>
            <w:tcW w:w="1667" w:type="pct"/>
            <w:vAlign w:val="center"/>
          </w:tcPr>
          <w:p w14:paraId="0CCA7BEA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max_depth</w:t>
            </w:r>
            <w:proofErr w:type="spellEnd"/>
          </w:p>
        </w:tc>
        <w:tc>
          <w:tcPr>
            <w:tcW w:w="1667" w:type="pct"/>
            <w:vAlign w:val="center"/>
          </w:tcPr>
          <w:p w14:paraId="4F006625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-1</w:t>
            </w:r>
          </w:p>
        </w:tc>
        <w:tc>
          <w:tcPr>
            <w:tcW w:w="1667" w:type="pct"/>
            <w:vAlign w:val="center"/>
          </w:tcPr>
          <w:p w14:paraId="5D5B84BD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</w:rPr>
              <w:t>树的最大深度（-1表示不限制）</w:t>
            </w:r>
          </w:p>
        </w:tc>
      </w:tr>
      <w:tr w:rsidR="00F8737C" w:rsidRPr="00A945DA" w14:paraId="7BB453CE" w14:textId="77777777">
        <w:trPr>
          <w:jc w:val="center"/>
        </w:trPr>
        <w:tc>
          <w:tcPr>
            <w:tcW w:w="1667" w:type="pct"/>
            <w:vAlign w:val="center"/>
          </w:tcPr>
          <w:p w14:paraId="6F8C98ED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boosting_type</w:t>
            </w:r>
            <w:proofErr w:type="spellEnd"/>
          </w:p>
        </w:tc>
        <w:tc>
          <w:tcPr>
            <w:tcW w:w="1667" w:type="pct"/>
            <w:vAlign w:val="center"/>
          </w:tcPr>
          <w:p w14:paraId="7FD3BB3F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gbdt</w:t>
            </w:r>
            <w:proofErr w:type="spellEnd"/>
          </w:p>
        </w:tc>
        <w:tc>
          <w:tcPr>
            <w:tcW w:w="1667" w:type="pct"/>
            <w:vAlign w:val="center"/>
          </w:tcPr>
          <w:p w14:paraId="78C36987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</w:rPr>
              <w:t>提升类型（梯度提升决策树）</w:t>
            </w:r>
          </w:p>
        </w:tc>
      </w:tr>
      <w:tr w:rsidR="00F8737C" w:rsidRPr="00A945DA" w14:paraId="65F74DF8" w14:textId="77777777">
        <w:trPr>
          <w:jc w:val="center"/>
        </w:trPr>
        <w:tc>
          <w:tcPr>
            <w:tcW w:w="1667" w:type="pct"/>
            <w:vAlign w:val="center"/>
          </w:tcPr>
          <w:p w14:paraId="4FFFF81A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objective</w:t>
            </w:r>
          </w:p>
        </w:tc>
        <w:tc>
          <w:tcPr>
            <w:tcW w:w="1667" w:type="pct"/>
            <w:vAlign w:val="center"/>
          </w:tcPr>
          <w:p w14:paraId="29DDD770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regression</w:t>
            </w:r>
          </w:p>
        </w:tc>
        <w:tc>
          <w:tcPr>
            <w:tcW w:w="1667" w:type="pct"/>
            <w:vAlign w:val="center"/>
          </w:tcPr>
          <w:p w14:paraId="3E9E9CEF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任务目标（回归</w:t>
            </w:r>
            <w:proofErr w:type="spellEnd"/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）</w:t>
            </w:r>
          </w:p>
        </w:tc>
      </w:tr>
      <w:tr w:rsidR="00F8737C" w:rsidRPr="00A945DA" w14:paraId="7C7EDEAF" w14:textId="77777777">
        <w:trPr>
          <w:jc w:val="center"/>
        </w:trPr>
        <w:tc>
          <w:tcPr>
            <w:tcW w:w="1667" w:type="pct"/>
            <w:vAlign w:val="center"/>
          </w:tcPr>
          <w:p w14:paraId="5B77186E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random_state</w:t>
            </w:r>
            <w:proofErr w:type="spellEnd"/>
          </w:p>
        </w:tc>
        <w:tc>
          <w:tcPr>
            <w:tcW w:w="1667" w:type="pct"/>
            <w:vAlign w:val="center"/>
          </w:tcPr>
          <w:p w14:paraId="02F11F0A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2019</w:t>
            </w:r>
          </w:p>
        </w:tc>
        <w:tc>
          <w:tcPr>
            <w:tcW w:w="1667" w:type="pct"/>
            <w:vAlign w:val="center"/>
          </w:tcPr>
          <w:p w14:paraId="77406566" w14:textId="77777777" w:rsidR="00F8737C" w:rsidRPr="00A945DA" w:rsidRDefault="00F8737C" w:rsidP="00A945DA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</w:rPr>
            </w:pPr>
            <w:r w:rsidRPr="00A945DA">
              <w:rPr>
                <w:rFonts w:ascii="宋体" w:hAnsi="宋体"/>
                <w:kern w:val="0"/>
                <w:sz w:val="18"/>
                <w:szCs w:val="18"/>
              </w:rPr>
              <w:t>随机种子，保证结果可复</w:t>
            </w:r>
            <w:r w:rsidRPr="00A945DA">
              <w:rPr>
                <w:rFonts w:ascii="宋体" w:hAnsi="宋体" w:cs="微软雅黑" w:hint="eastAsia"/>
                <w:kern w:val="0"/>
                <w:sz w:val="18"/>
                <w:szCs w:val="18"/>
              </w:rPr>
              <w:t>现</w:t>
            </w:r>
          </w:p>
        </w:tc>
      </w:tr>
    </w:tbl>
    <w:p w14:paraId="2A31CE3F" w14:textId="77777777" w:rsidR="00F8737C" w:rsidRPr="00D21D4B" w:rsidRDefault="00F8737C" w:rsidP="00F8737C">
      <w:pPr>
        <w:widowControl/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</w:rPr>
      </w:pPr>
    </w:p>
    <w:p w14:paraId="53C2054D" w14:textId="77777777" w:rsidR="00F8737C" w:rsidRPr="00D21D4B" w:rsidRDefault="00F8737C" w:rsidP="00D21D4B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4.3 实验结果对比</w:t>
      </w:r>
    </w:p>
    <w:p w14:paraId="13610A2E" w14:textId="77777777" w:rsidR="00092E75" w:rsidRDefault="00F8737C" w:rsidP="00092E75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在相同的训练集和验证集上，各模型的</w:t>
      </w:r>
      <w:r w:rsidR="00495BFF">
        <w:rPr>
          <w:rFonts w:ascii="宋体" w:hAnsi="宋体" w:hint="eastAsia"/>
          <w:kern w:val="0"/>
          <w:sz w:val="24"/>
          <w:szCs w:val="22"/>
        </w:rPr>
        <w:t>R</w:t>
      </w:r>
      <w:r w:rsidRPr="00D21D4B">
        <w:rPr>
          <w:rFonts w:ascii="宋体" w:hAnsi="宋体"/>
          <w:kern w:val="0"/>
          <w:sz w:val="24"/>
          <w:szCs w:val="22"/>
        </w:rPr>
        <w:t>MSE指标如下</w:t>
      </w:r>
      <w:r w:rsidR="00092E75">
        <w:rPr>
          <w:rFonts w:ascii="宋体" w:hAnsi="宋体" w:hint="eastAsia"/>
          <w:kern w:val="0"/>
          <w:sz w:val="24"/>
          <w:szCs w:val="22"/>
        </w:rPr>
        <w:t>:</w:t>
      </w:r>
    </w:p>
    <w:p w14:paraId="5448896F" w14:textId="11FC33EF" w:rsidR="00F8737C" w:rsidRDefault="00092E75" w:rsidP="00092E75">
      <w:pPr>
        <w:widowControl/>
        <w:spacing w:after="120" w:line="360" w:lineRule="auto"/>
        <w:jc w:val="center"/>
        <w:rPr>
          <w:rFonts w:ascii="宋体" w:hAnsi="宋体" w:hint="eastAsia"/>
          <w:kern w:val="0"/>
          <w:sz w:val="24"/>
          <w:szCs w:val="22"/>
        </w:rPr>
      </w:pPr>
      <w:r>
        <w:rPr>
          <w:noProof/>
        </w:rPr>
        <w:drawing>
          <wp:inline distT="0" distB="0" distL="0" distR="0" wp14:anchorId="3C3D0666" wp14:editId="44A87DD4">
            <wp:extent cx="5760085" cy="2063115"/>
            <wp:effectExtent l="0" t="0" r="0" b="0"/>
            <wp:docPr id="428616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16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D533" w14:textId="751205C2" w:rsidR="00092E75" w:rsidRPr="00092E75" w:rsidRDefault="00092E75" w:rsidP="00092E75">
      <w:pPr>
        <w:spacing w:afterLines="50" w:after="120" w:line="360" w:lineRule="auto"/>
        <w:jc w:val="center"/>
        <w:rPr>
          <w:rFonts w:ascii="宋体" w:hAnsi="宋体" w:hint="eastAsia"/>
          <w:sz w:val="18"/>
          <w:szCs w:val="18"/>
        </w:rPr>
      </w:pPr>
      <w:r w:rsidRPr="00AD0CC4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12</w:t>
      </w:r>
      <w:r w:rsidRPr="00AD0CC4">
        <w:rPr>
          <w:rFonts w:ascii="宋体" w:hAnsi="宋体" w:hint="eastAsia"/>
          <w:sz w:val="18"/>
          <w:szCs w:val="18"/>
        </w:rPr>
        <w:t xml:space="preserve">-1  </w:t>
      </w:r>
      <w:r>
        <w:rPr>
          <w:rFonts w:ascii="宋体" w:hAnsi="宋体" w:hint="eastAsia"/>
          <w:color w:val="000000"/>
          <w:kern w:val="0"/>
          <w:sz w:val="18"/>
          <w:szCs w:val="18"/>
        </w:rPr>
        <w:t>各模型RMSE指标</w:t>
      </w:r>
    </w:p>
    <w:p w14:paraId="2D57E21C" w14:textId="77777777" w:rsidR="00092E75" w:rsidRPr="00092E75" w:rsidRDefault="00F8737C" w:rsidP="00092E75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分析：</w:t>
      </w:r>
      <w:r w:rsidR="00092E75" w:rsidRPr="00092E75">
        <w:rPr>
          <w:rFonts w:ascii="宋体" w:hAnsi="宋体"/>
          <w:kern w:val="0"/>
          <w:sz w:val="24"/>
          <w:szCs w:val="22"/>
        </w:rPr>
        <w:t>从验证集 RMSE 结果可以看出：</w:t>
      </w:r>
      <w:proofErr w:type="spellStart"/>
      <w:r w:rsidR="00092E75" w:rsidRPr="00092E75">
        <w:rPr>
          <w:rFonts w:ascii="宋体" w:hAnsi="宋体"/>
          <w:kern w:val="0"/>
          <w:sz w:val="24"/>
          <w:szCs w:val="22"/>
        </w:rPr>
        <w:t>LightGBM</w:t>
      </w:r>
      <w:proofErr w:type="spellEnd"/>
      <w:r w:rsidR="00092E75" w:rsidRPr="00092E75">
        <w:rPr>
          <w:rFonts w:ascii="宋体" w:hAnsi="宋体"/>
          <w:kern w:val="0"/>
          <w:sz w:val="24"/>
          <w:szCs w:val="22"/>
        </w:rPr>
        <w:t xml:space="preserve"> 的 RMSE=0.3718，在四款模型中数值最低，预测精度最优；线性回归 RMSE=0.3742 紧随其后；随机森林 RMSE=0.4007、K 近邻回归 RMSE=0.4472 误差依次升高。</w:t>
      </w:r>
    </w:p>
    <w:p w14:paraId="1F8A123B" w14:textId="77777777" w:rsidR="00092E75" w:rsidRPr="00092E75" w:rsidRDefault="00092E75" w:rsidP="00092E75">
      <w:pPr>
        <w:widowControl/>
        <w:numPr>
          <w:ilvl w:val="0"/>
          <w:numId w:val="3"/>
        </w:numPr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</w:rPr>
      </w:pPr>
      <w:proofErr w:type="spellStart"/>
      <w:r w:rsidRPr="00092E75">
        <w:rPr>
          <w:rFonts w:ascii="宋体" w:hAnsi="宋体"/>
          <w:kern w:val="0"/>
          <w:sz w:val="24"/>
          <w:szCs w:val="22"/>
        </w:rPr>
        <w:t>LightGBM</w:t>
      </w:r>
      <w:proofErr w:type="spellEnd"/>
      <w:r w:rsidRPr="00092E75">
        <w:rPr>
          <w:rFonts w:ascii="宋体" w:hAnsi="宋体"/>
          <w:kern w:val="0"/>
          <w:sz w:val="24"/>
          <w:szCs w:val="22"/>
        </w:rPr>
        <w:t xml:space="preserve"> 基于 Boosting 迭代优化思路，逐轮修正前序模型残差，擅长拟合自变量与蒸汽量之间隐藏的非线性关联，因此预测误差最小；</w:t>
      </w:r>
    </w:p>
    <w:p w14:paraId="0EEA34E8" w14:textId="77777777" w:rsidR="00092E75" w:rsidRPr="00092E75" w:rsidRDefault="00092E75" w:rsidP="00092E75">
      <w:pPr>
        <w:widowControl/>
        <w:numPr>
          <w:ilvl w:val="0"/>
          <w:numId w:val="3"/>
        </w:numPr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</w:rPr>
      </w:pPr>
      <w:r w:rsidRPr="00092E75">
        <w:rPr>
          <w:rFonts w:ascii="宋体" w:hAnsi="宋体"/>
          <w:kern w:val="0"/>
          <w:sz w:val="24"/>
          <w:szCs w:val="22"/>
        </w:rPr>
        <w:lastRenderedPageBreak/>
        <w:t xml:space="preserve">线性回归表现仅次于 </w:t>
      </w:r>
      <w:proofErr w:type="spellStart"/>
      <w:r w:rsidRPr="00092E75">
        <w:rPr>
          <w:rFonts w:ascii="宋体" w:hAnsi="宋体"/>
          <w:kern w:val="0"/>
          <w:sz w:val="24"/>
          <w:szCs w:val="22"/>
        </w:rPr>
        <w:t>LightGBM</w:t>
      </w:r>
      <w:proofErr w:type="spellEnd"/>
      <w:r w:rsidRPr="00092E75">
        <w:rPr>
          <w:rFonts w:ascii="宋体" w:hAnsi="宋体"/>
          <w:kern w:val="0"/>
          <w:sz w:val="24"/>
          <w:szCs w:val="22"/>
        </w:rPr>
        <w:t>，说明数据中仍存在较强的线性规律，但受非线性因素限制，精度略低于梯度提升树；</w:t>
      </w:r>
    </w:p>
    <w:p w14:paraId="49FC6918" w14:textId="77777777" w:rsidR="00092E75" w:rsidRPr="00092E75" w:rsidRDefault="00092E75" w:rsidP="00092E75">
      <w:pPr>
        <w:widowControl/>
        <w:numPr>
          <w:ilvl w:val="0"/>
          <w:numId w:val="3"/>
        </w:numPr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</w:rPr>
      </w:pPr>
      <w:r w:rsidRPr="00092E75">
        <w:rPr>
          <w:rFonts w:ascii="宋体" w:hAnsi="宋体"/>
          <w:kern w:val="0"/>
          <w:sz w:val="24"/>
          <w:szCs w:val="22"/>
        </w:rPr>
        <w:t xml:space="preserve">随机森林采用 Bagging 并行采样训练，依靠多棵树投票降低方差，但缺少残差迭代修正机制，对复杂非线性特征的挖掘能力弱于 Boosting 类的 </w:t>
      </w:r>
      <w:proofErr w:type="spellStart"/>
      <w:r w:rsidRPr="00092E75">
        <w:rPr>
          <w:rFonts w:ascii="宋体" w:hAnsi="宋体"/>
          <w:kern w:val="0"/>
          <w:sz w:val="24"/>
          <w:szCs w:val="22"/>
        </w:rPr>
        <w:t>LightGBM</w:t>
      </w:r>
      <w:proofErr w:type="spellEnd"/>
      <w:r w:rsidRPr="00092E75">
        <w:rPr>
          <w:rFonts w:ascii="宋体" w:hAnsi="宋体"/>
          <w:kern w:val="0"/>
          <w:sz w:val="24"/>
          <w:szCs w:val="22"/>
        </w:rPr>
        <w:t>；</w:t>
      </w:r>
    </w:p>
    <w:p w14:paraId="73589C20" w14:textId="77777777" w:rsidR="00092E75" w:rsidRPr="00092E75" w:rsidRDefault="00092E75" w:rsidP="00092E75">
      <w:pPr>
        <w:widowControl/>
        <w:numPr>
          <w:ilvl w:val="0"/>
          <w:numId w:val="3"/>
        </w:numPr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</w:rPr>
      </w:pPr>
      <w:r w:rsidRPr="00092E75">
        <w:rPr>
          <w:rFonts w:ascii="宋体" w:hAnsi="宋体"/>
          <w:kern w:val="0"/>
          <w:sz w:val="24"/>
          <w:szCs w:val="22"/>
        </w:rPr>
        <w:t>K 近邻依赖样本距离做预测，对数据分布敏感，在该数据集泛化能力最差，RMSE 指标最高。</w:t>
      </w:r>
    </w:p>
    <w:p w14:paraId="296A72BC" w14:textId="77777777" w:rsidR="00092E75" w:rsidRPr="00092E75" w:rsidRDefault="00092E75" w:rsidP="00092E75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092E75">
        <w:rPr>
          <w:rFonts w:ascii="宋体" w:hAnsi="宋体"/>
          <w:kern w:val="0"/>
          <w:sz w:val="24"/>
          <w:szCs w:val="22"/>
        </w:rPr>
        <w:t>综上，针对本蒸汽</w:t>
      </w:r>
      <w:proofErr w:type="gramStart"/>
      <w:r w:rsidRPr="00092E75">
        <w:rPr>
          <w:rFonts w:ascii="宋体" w:hAnsi="宋体"/>
          <w:kern w:val="0"/>
          <w:sz w:val="24"/>
          <w:szCs w:val="22"/>
        </w:rPr>
        <w:t>量回归</w:t>
      </w:r>
      <w:proofErr w:type="gramEnd"/>
      <w:r w:rsidRPr="00092E75">
        <w:rPr>
          <w:rFonts w:ascii="宋体" w:hAnsi="宋体"/>
          <w:kern w:val="0"/>
          <w:sz w:val="24"/>
          <w:szCs w:val="22"/>
        </w:rPr>
        <w:t>场景，非线性 Boosting 树模型是最优选型，数据</w:t>
      </w:r>
      <w:proofErr w:type="gramStart"/>
      <w:r w:rsidRPr="00092E75">
        <w:rPr>
          <w:rFonts w:ascii="宋体" w:hAnsi="宋体"/>
          <w:kern w:val="0"/>
          <w:sz w:val="24"/>
          <w:szCs w:val="22"/>
        </w:rPr>
        <w:t>集同时</w:t>
      </w:r>
      <w:proofErr w:type="gramEnd"/>
      <w:r w:rsidRPr="00092E75">
        <w:rPr>
          <w:rFonts w:ascii="宋体" w:hAnsi="宋体"/>
          <w:kern w:val="0"/>
          <w:sz w:val="24"/>
          <w:szCs w:val="22"/>
        </w:rPr>
        <w:t>包含线性与非线性特征，单一线性模型或 KNN、Bagging 集成难以充分挖掘全部数据规律。</w:t>
      </w:r>
    </w:p>
    <w:p w14:paraId="772EB5FA" w14:textId="065DAB46" w:rsidR="009E143C" w:rsidRDefault="00000000" w:rsidP="00092E75">
      <w:pPr>
        <w:widowControl/>
        <w:spacing w:after="120" w:line="360" w:lineRule="auto"/>
        <w:ind w:firstLine="420"/>
        <w:jc w:val="left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/>
          <w:b/>
          <w:sz w:val="24"/>
        </w:rPr>
        <w:t>【模型性能对比分析】</w:t>
      </w:r>
    </w:p>
    <w:p w14:paraId="204F7FE7" w14:textId="1D3A7B0D" w:rsidR="00092E75" w:rsidRDefault="00092E75" w:rsidP="00092E75">
      <w:pPr>
        <w:widowControl/>
        <w:spacing w:after="120" w:line="360" w:lineRule="auto"/>
        <w:rPr>
          <w:rFonts w:ascii="黑体" w:eastAsia="黑体" w:hAnsi="黑体" w:hint="eastAsia"/>
          <w:b/>
          <w:sz w:val="24"/>
        </w:rPr>
      </w:pPr>
      <w:r>
        <w:rPr>
          <w:noProof/>
        </w:rPr>
        <w:drawing>
          <wp:inline distT="0" distB="0" distL="0" distR="0" wp14:anchorId="678F6C20" wp14:editId="0BBAF000">
            <wp:extent cx="5760085" cy="3756025"/>
            <wp:effectExtent l="0" t="0" r="0" b="0"/>
            <wp:docPr id="1921062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62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8583" w14:textId="5CE189BC" w:rsidR="00092E75" w:rsidRPr="00092E75" w:rsidRDefault="00092E75" w:rsidP="00092E75">
      <w:pPr>
        <w:spacing w:afterLines="50" w:after="120" w:line="360" w:lineRule="auto"/>
        <w:jc w:val="center"/>
        <w:rPr>
          <w:rFonts w:ascii="宋体" w:hAnsi="宋体" w:hint="eastAsia"/>
          <w:bCs/>
          <w:sz w:val="18"/>
          <w:szCs w:val="18"/>
        </w:rPr>
      </w:pPr>
      <w:r w:rsidRPr="00AD0CC4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13</w:t>
      </w:r>
      <w:r w:rsidRPr="00AD0CC4">
        <w:rPr>
          <w:rFonts w:ascii="宋体" w:hAnsi="宋体" w:hint="eastAsia"/>
          <w:sz w:val="18"/>
          <w:szCs w:val="18"/>
        </w:rPr>
        <w:t xml:space="preserve">-1  </w:t>
      </w:r>
      <w:r w:rsidRPr="00092E75">
        <w:rPr>
          <w:rFonts w:ascii="宋体" w:hAnsi="宋体"/>
          <w:bCs/>
          <w:sz w:val="18"/>
          <w:szCs w:val="18"/>
        </w:rPr>
        <w:t>模型性能对比分析</w:t>
      </w:r>
    </w:p>
    <w:p w14:paraId="74E8BAD9" w14:textId="77777777" w:rsidR="009A6B8C" w:rsidRPr="009A6B8C" w:rsidRDefault="009A6B8C" w:rsidP="009A6B8C">
      <w:pPr>
        <w:spacing w:after="120" w:line="360" w:lineRule="auto"/>
        <w:ind w:firstLineChars="200" w:firstLine="420"/>
        <w:rPr>
          <w:rFonts w:ascii="宋体" w:hAnsi="宋体" w:hint="eastAsia"/>
        </w:rPr>
      </w:pPr>
      <w:r w:rsidRPr="009A6B8C">
        <w:rPr>
          <w:rFonts w:ascii="宋体" w:hAnsi="宋体"/>
        </w:rPr>
        <w:t xml:space="preserve">结合测试集 RMSE、R2多指标与训练、测试集分组对比结果，四款模型性能呈现明显分层：测试集上 </w:t>
      </w:r>
      <w:proofErr w:type="spellStart"/>
      <w:r w:rsidRPr="009A6B8C">
        <w:rPr>
          <w:rFonts w:ascii="宋体" w:hAnsi="宋体"/>
        </w:rPr>
        <w:t>LightGBM</w:t>
      </w:r>
      <w:proofErr w:type="spellEnd"/>
      <w:r w:rsidRPr="009A6B8C">
        <w:rPr>
          <w:rFonts w:ascii="宋体" w:hAnsi="宋体"/>
        </w:rPr>
        <w:t>（梯度提升树）RMSE 最小、R2最高，综合预测精度最优；线性回归各项指标紧随其后；随机森林预测误差有所增大，K 近邻回归 RMSE 最高、拟合效果最差。</w:t>
      </w:r>
    </w:p>
    <w:p w14:paraId="1F55159D" w14:textId="77777777" w:rsidR="009A6B8C" w:rsidRPr="009A6B8C" w:rsidRDefault="009A6B8C" w:rsidP="009A6B8C">
      <w:pPr>
        <w:spacing w:after="120" w:line="360" w:lineRule="auto"/>
        <w:ind w:firstLineChars="200" w:firstLine="420"/>
        <w:rPr>
          <w:rFonts w:ascii="宋体" w:hAnsi="宋体" w:hint="eastAsia"/>
        </w:rPr>
      </w:pPr>
      <w:r w:rsidRPr="009A6B8C">
        <w:rPr>
          <w:rFonts w:ascii="宋体" w:hAnsi="宋体"/>
        </w:rPr>
        <w:t>在泛化能力层面，线性回归训练集与测试</w:t>
      </w:r>
      <w:proofErr w:type="gramStart"/>
      <w:r w:rsidRPr="009A6B8C">
        <w:rPr>
          <w:rFonts w:ascii="宋体" w:hAnsi="宋体"/>
        </w:rPr>
        <w:t>集指标</w:t>
      </w:r>
      <w:proofErr w:type="gramEnd"/>
      <w:r w:rsidRPr="009A6B8C">
        <w:rPr>
          <w:rFonts w:ascii="宋体" w:hAnsi="宋体"/>
        </w:rPr>
        <w:t>差异很小，模型结构简单，未出现过拟合，未知样本适配稳定性最强；</w:t>
      </w:r>
      <w:proofErr w:type="spellStart"/>
      <w:r w:rsidRPr="009A6B8C">
        <w:rPr>
          <w:rFonts w:ascii="宋体" w:hAnsi="宋体"/>
        </w:rPr>
        <w:t>LightGBM</w:t>
      </w:r>
      <w:proofErr w:type="spellEnd"/>
      <w:r w:rsidRPr="009A6B8C">
        <w:rPr>
          <w:rFonts w:ascii="宋体" w:hAnsi="宋体"/>
        </w:rPr>
        <w:t>、随机森林、K 近邻均存在测试集误差高于训练集的现象，存在不同程度过拟合，其中 K 近邻泛化衰减最明显。</w:t>
      </w:r>
    </w:p>
    <w:p w14:paraId="1446ACBE" w14:textId="1E2AE867" w:rsidR="002D3AD2" w:rsidRDefault="009A6B8C" w:rsidP="009A6B8C">
      <w:pPr>
        <w:spacing w:after="120" w:line="360" w:lineRule="auto"/>
        <w:ind w:firstLineChars="200" w:firstLine="420"/>
      </w:pPr>
      <w:r w:rsidRPr="009A6B8C">
        <w:rPr>
          <w:rFonts w:ascii="宋体" w:hAnsi="宋体"/>
        </w:rPr>
        <w:lastRenderedPageBreak/>
        <w:t>工业锅炉蒸汽生成涉及燃烧、流体动力学等复杂非线性过程，自变量与蒸汽量不存在纯粹线性关联。线性模型仅能捕捉线性规律，拟合上限有限；随机森林依靠 Bagging 集成实现非线性拟合，但缺少残差迭代优化；</w:t>
      </w:r>
      <w:proofErr w:type="spellStart"/>
      <w:r w:rsidRPr="009A6B8C">
        <w:rPr>
          <w:rFonts w:ascii="宋体" w:hAnsi="宋体"/>
        </w:rPr>
        <w:t>LightGBM</w:t>
      </w:r>
      <w:proofErr w:type="spellEnd"/>
      <w:r w:rsidRPr="009A6B8C">
        <w:rPr>
          <w:rFonts w:ascii="宋体" w:hAnsi="宋体"/>
        </w:rPr>
        <w:t xml:space="preserve"> 依托 Boosting 逐轮修正残差，非线性挖掘能力更强，因此成为本蒸汽量预测任务的最优模型。</w:t>
      </w:r>
    </w:p>
    <w:p w14:paraId="765DA5F3" w14:textId="77777777" w:rsidR="00F8737C" w:rsidRPr="00D21D4B" w:rsidRDefault="00F8737C" w:rsidP="00F8737C">
      <w:pPr>
        <w:keepNext/>
        <w:keepLines/>
        <w:widowControl/>
        <w:spacing w:before="450" w:line="360" w:lineRule="auto"/>
        <w:jc w:val="left"/>
        <w:outlineLvl w:val="0"/>
        <w:rPr>
          <w:rFonts w:ascii="Calibri" w:eastAsia="MS Gothic" w:hAnsi="Calibri"/>
          <w:color w:val="000000"/>
          <w:kern w:val="0"/>
          <w:sz w:val="30"/>
          <w:szCs w:val="28"/>
        </w:rPr>
      </w:pP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t>第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五</w:t>
      </w: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t xml:space="preserve">章 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模型验证</w:t>
      </w:r>
    </w:p>
    <w:p w14:paraId="01B44C93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模型验证是评估模型泛化能力和稳定性的关键环节。本项目采用以下验证策略：</w:t>
      </w:r>
    </w:p>
    <w:p w14:paraId="7CEA4916" w14:textId="77777777" w:rsidR="00F8737C" w:rsidRPr="00D21D4B" w:rsidRDefault="00F8737C" w:rsidP="00D21D4B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5.1 交叉验证</w:t>
      </w:r>
    </w:p>
    <w:p w14:paraId="4302DF35" w14:textId="77777777" w:rsidR="00F8737C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为避免单次随机划分带来的评估偏差，采用K折交叉验证方法（K-Fold Cross Validation）。将训练数据划分为K</w:t>
      </w:r>
      <w:proofErr w:type="gramStart"/>
      <w:r w:rsidRPr="00D21D4B">
        <w:rPr>
          <w:rFonts w:ascii="宋体" w:hAnsi="宋体"/>
          <w:kern w:val="0"/>
          <w:sz w:val="24"/>
          <w:szCs w:val="22"/>
        </w:rPr>
        <w:t>个</w:t>
      </w:r>
      <w:proofErr w:type="gramEnd"/>
      <w:r w:rsidRPr="00D21D4B">
        <w:rPr>
          <w:rFonts w:ascii="宋体" w:hAnsi="宋体"/>
          <w:kern w:val="0"/>
          <w:sz w:val="24"/>
          <w:szCs w:val="22"/>
        </w:rPr>
        <w:t>互斥子集，每次使用K-1个子集训练、1个子集验证，最终取K次评估的平均值作为模型性能的稳健估计。</w:t>
      </w:r>
    </w:p>
    <w:p w14:paraId="22847B17" w14:textId="35198486" w:rsidR="009A6B8C" w:rsidRDefault="009A6B8C" w:rsidP="009A6B8C">
      <w:pPr>
        <w:widowControl/>
        <w:spacing w:after="120" w:line="360" w:lineRule="auto"/>
        <w:jc w:val="center"/>
        <w:rPr>
          <w:rFonts w:ascii="宋体" w:hAnsi="宋体" w:hint="eastAsia"/>
          <w:kern w:val="0"/>
          <w:sz w:val="24"/>
          <w:szCs w:val="22"/>
        </w:rPr>
      </w:pPr>
      <w:r>
        <w:rPr>
          <w:noProof/>
        </w:rPr>
        <w:drawing>
          <wp:inline distT="0" distB="0" distL="0" distR="0" wp14:anchorId="2EFDCCA4" wp14:editId="4DC0D269">
            <wp:extent cx="5760085" cy="1856740"/>
            <wp:effectExtent l="0" t="0" r="0" b="0"/>
            <wp:docPr id="467297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97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FAF5" w14:textId="6F880427" w:rsidR="009A6B8C" w:rsidRPr="009A6B8C" w:rsidRDefault="009A6B8C" w:rsidP="009A6B8C">
      <w:pPr>
        <w:spacing w:afterLines="50" w:after="120" w:line="360" w:lineRule="auto"/>
        <w:jc w:val="center"/>
        <w:rPr>
          <w:rFonts w:ascii="宋体" w:hAnsi="宋体" w:hint="eastAsia"/>
          <w:bCs/>
          <w:sz w:val="18"/>
          <w:szCs w:val="18"/>
        </w:rPr>
      </w:pPr>
      <w:r w:rsidRPr="00AD0CC4">
        <w:rPr>
          <w:rFonts w:ascii="宋体" w:hAnsi="宋体" w:hint="eastAsia"/>
          <w:sz w:val="18"/>
          <w:szCs w:val="18"/>
        </w:rPr>
        <w:t>图</w:t>
      </w:r>
      <w:r>
        <w:rPr>
          <w:rFonts w:ascii="宋体" w:hAnsi="宋体" w:hint="eastAsia"/>
          <w:sz w:val="18"/>
          <w:szCs w:val="18"/>
        </w:rPr>
        <w:t>14</w:t>
      </w:r>
      <w:r w:rsidRPr="00AD0CC4">
        <w:rPr>
          <w:rFonts w:ascii="宋体" w:hAnsi="宋体" w:hint="eastAsia"/>
          <w:sz w:val="18"/>
          <w:szCs w:val="18"/>
        </w:rPr>
        <w:t xml:space="preserve">-1  </w:t>
      </w:r>
      <w:r>
        <w:rPr>
          <w:rFonts w:ascii="宋体" w:hAnsi="宋体" w:hint="eastAsia"/>
          <w:bCs/>
          <w:sz w:val="18"/>
          <w:szCs w:val="18"/>
        </w:rPr>
        <w:t>交叉验证</w:t>
      </w:r>
    </w:p>
    <w:p w14:paraId="6039DBBA" w14:textId="77777777" w:rsidR="002D3AD2" w:rsidRDefault="00000000">
      <w:pPr>
        <w:spacing w:after="120" w:line="360" w:lineRule="auto"/>
      </w:pPr>
      <w:r>
        <w:rPr>
          <w:rFonts w:ascii="黑体" w:eastAsia="黑体" w:hAnsi="黑体"/>
          <w:b/>
          <w:sz w:val="24"/>
        </w:rPr>
        <w:t>【交叉验证代码实现】</w:t>
      </w:r>
    </w:p>
    <w:p w14:paraId="26AF68DB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from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sklearn.model</w:t>
      </w:r>
      <w:proofErr w:type="gramEnd"/>
      <w:r>
        <w:rPr>
          <w:rFonts w:ascii="Consolas" w:hAnsi="Consolas"/>
          <w:color w:val="333333"/>
          <w:sz w:val="18"/>
        </w:rPr>
        <w:t>_selection</w:t>
      </w:r>
      <w:proofErr w:type="spellEnd"/>
      <w:r>
        <w:rPr>
          <w:rFonts w:ascii="Consolas" w:hAnsi="Consolas"/>
          <w:color w:val="333333"/>
          <w:sz w:val="18"/>
        </w:rPr>
        <w:t xml:space="preserve"> import </w:t>
      </w:r>
      <w:proofErr w:type="spellStart"/>
      <w:r>
        <w:rPr>
          <w:rFonts w:ascii="Consolas" w:hAnsi="Consolas"/>
          <w:color w:val="333333"/>
          <w:sz w:val="18"/>
        </w:rPr>
        <w:t>KFold</w:t>
      </w:r>
      <w:proofErr w:type="spellEnd"/>
    </w:p>
    <w:p w14:paraId="32565DD2" w14:textId="77777777" w:rsidR="002D3AD2" w:rsidRDefault="002D3AD2">
      <w:pPr>
        <w:shd w:val="clear" w:color="auto" w:fill="F5F5F5"/>
        <w:spacing w:line="280" w:lineRule="auto"/>
        <w:ind w:left="567"/>
      </w:pPr>
    </w:p>
    <w:p w14:paraId="365A06F9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配置</w:t>
      </w:r>
      <w:r>
        <w:rPr>
          <w:rFonts w:ascii="Consolas" w:hAnsi="Consolas"/>
          <w:color w:val="333333"/>
          <w:sz w:val="18"/>
        </w:rPr>
        <w:t>5</w:t>
      </w:r>
      <w:r>
        <w:rPr>
          <w:rFonts w:ascii="Consolas" w:hAnsi="Consolas"/>
          <w:color w:val="333333"/>
          <w:sz w:val="18"/>
        </w:rPr>
        <w:t>折交叉验证（</w:t>
      </w:r>
      <w:r>
        <w:rPr>
          <w:rFonts w:ascii="Consolas" w:hAnsi="Consolas"/>
          <w:color w:val="333333"/>
          <w:sz w:val="18"/>
        </w:rPr>
        <w:t>shuffle</w:t>
      </w:r>
      <w:r>
        <w:rPr>
          <w:rFonts w:ascii="Consolas" w:hAnsi="Consolas"/>
          <w:color w:val="333333"/>
          <w:sz w:val="18"/>
        </w:rPr>
        <w:t>打乱数据，</w:t>
      </w:r>
      <w:proofErr w:type="spellStart"/>
      <w:r>
        <w:rPr>
          <w:rFonts w:ascii="Consolas" w:hAnsi="Consolas"/>
          <w:color w:val="333333"/>
          <w:sz w:val="18"/>
        </w:rPr>
        <w:t>random_state</w:t>
      </w:r>
      <w:proofErr w:type="spellEnd"/>
      <w:r>
        <w:rPr>
          <w:rFonts w:ascii="Consolas" w:hAnsi="Consolas"/>
          <w:color w:val="333333"/>
          <w:sz w:val="18"/>
        </w:rPr>
        <w:t>保证可复现）</w:t>
      </w:r>
    </w:p>
    <w:p w14:paraId="36CA5573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folds = 5</w:t>
      </w:r>
    </w:p>
    <w:p w14:paraId="0B3CF233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kf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KFold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n_splits</w:t>
      </w:r>
      <w:proofErr w:type="spellEnd"/>
      <w:r>
        <w:rPr>
          <w:rFonts w:ascii="Consolas" w:hAnsi="Consolas"/>
          <w:color w:val="333333"/>
          <w:sz w:val="18"/>
        </w:rPr>
        <w:t xml:space="preserve">=5, shuffle=True, </w:t>
      </w:r>
      <w:proofErr w:type="spellStart"/>
      <w:r>
        <w:rPr>
          <w:rFonts w:ascii="Consolas" w:hAnsi="Consolas"/>
          <w:color w:val="333333"/>
          <w:sz w:val="18"/>
        </w:rPr>
        <w:t>random_state</w:t>
      </w:r>
      <w:proofErr w:type="spellEnd"/>
      <w:r>
        <w:rPr>
          <w:rFonts w:ascii="Consolas" w:hAnsi="Consolas"/>
          <w:color w:val="333333"/>
          <w:sz w:val="18"/>
        </w:rPr>
        <w:t>=0)</w:t>
      </w:r>
    </w:p>
    <w:p w14:paraId="3C2444B3" w14:textId="77777777" w:rsidR="002D3AD2" w:rsidRDefault="002D3AD2">
      <w:pPr>
        <w:shd w:val="clear" w:color="auto" w:fill="F5F5F5"/>
        <w:spacing w:line="280" w:lineRule="auto"/>
        <w:ind w:left="567"/>
      </w:pPr>
    </w:p>
    <w:p w14:paraId="566C6D61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proofErr w:type="gramStart"/>
      <w:r>
        <w:rPr>
          <w:rFonts w:ascii="Consolas" w:hAnsi="Consolas"/>
          <w:color w:val="333333"/>
          <w:sz w:val="18"/>
        </w:rPr>
        <w:t>逐折训练</w:t>
      </w:r>
      <w:proofErr w:type="gramEnd"/>
      <w:r>
        <w:rPr>
          <w:rFonts w:ascii="Consolas" w:hAnsi="Consolas"/>
          <w:color w:val="333333"/>
          <w:sz w:val="18"/>
        </w:rPr>
        <w:t>与评估</w:t>
      </w:r>
    </w:p>
    <w:p w14:paraId="18AD00BA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for fold, (</w:t>
      </w:r>
      <w:proofErr w:type="spellStart"/>
      <w:r>
        <w:rPr>
          <w:rFonts w:ascii="Consolas" w:hAnsi="Consolas"/>
          <w:color w:val="333333"/>
          <w:sz w:val="18"/>
        </w:rPr>
        <w:t>train_idx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val_idx</w:t>
      </w:r>
      <w:proofErr w:type="spellEnd"/>
      <w:r>
        <w:rPr>
          <w:rFonts w:ascii="Consolas" w:hAnsi="Consolas"/>
          <w:color w:val="333333"/>
          <w:sz w:val="18"/>
        </w:rPr>
        <w:t>) in enumerate(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kf.split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x_train</w:t>
      </w:r>
      <w:proofErr w:type="spellEnd"/>
      <w:r>
        <w:rPr>
          <w:rFonts w:ascii="Consolas" w:hAnsi="Consolas"/>
          <w:color w:val="333333"/>
          <w:sz w:val="18"/>
        </w:rPr>
        <w:t>)):</w:t>
      </w:r>
    </w:p>
    <w:p w14:paraId="400194EB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spellStart"/>
      <w:r>
        <w:rPr>
          <w:rFonts w:ascii="Consolas" w:hAnsi="Consolas"/>
          <w:color w:val="333333"/>
          <w:sz w:val="18"/>
        </w:rPr>
        <w:t>X_tr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X_val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x_train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train_idx</w:t>
      </w:r>
      <w:proofErr w:type="spellEnd"/>
      <w:r>
        <w:rPr>
          <w:rFonts w:ascii="Consolas" w:hAnsi="Consolas"/>
          <w:color w:val="333333"/>
          <w:sz w:val="18"/>
        </w:rPr>
        <w:t xml:space="preserve">], </w:t>
      </w:r>
      <w:proofErr w:type="spellStart"/>
      <w:r>
        <w:rPr>
          <w:rFonts w:ascii="Consolas" w:hAnsi="Consolas"/>
          <w:color w:val="333333"/>
          <w:sz w:val="18"/>
        </w:rPr>
        <w:t>x_train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val_idx</w:t>
      </w:r>
      <w:proofErr w:type="spellEnd"/>
      <w:r>
        <w:rPr>
          <w:rFonts w:ascii="Consolas" w:hAnsi="Consolas"/>
          <w:color w:val="333333"/>
          <w:sz w:val="18"/>
        </w:rPr>
        <w:t>]</w:t>
      </w:r>
    </w:p>
    <w:p w14:paraId="17BAE1CD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spellStart"/>
      <w:r>
        <w:rPr>
          <w:rFonts w:ascii="Consolas" w:hAnsi="Consolas"/>
          <w:color w:val="333333"/>
          <w:sz w:val="18"/>
        </w:rPr>
        <w:t>y_tr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y_val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y_train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train_idx</w:t>
      </w:r>
      <w:proofErr w:type="spellEnd"/>
      <w:r>
        <w:rPr>
          <w:rFonts w:ascii="Consolas" w:hAnsi="Consolas"/>
          <w:color w:val="333333"/>
          <w:sz w:val="18"/>
        </w:rPr>
        <w:t xml:space="preserve">], </w:t>
      </w:r>
      <w:proofErr w:type="spellStart"/>
      <w:r>
        <w:rPr>
          <w:rFonts w:ascii="Consolas" w:hAnsi="Consolas"/>
          <w:color w:val="333333"/>
          <w:sz w:val="18"/>
        </w:rPr>
        <w:t>y_train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val_idx</w:t>
      </w:r>
      <w:proofErr w:type="spellEnd"/>
      <w:r>
        <w:rPr>
          <w:rFonts w:ascii="Consolas" w:hAnsi="Consolas"/>
          <w:color w:val="333333"/>
          <w:sz w:val="18"/>
        </w:rPr>
        <w:t>]</w:t>
      </w:r>
    </w:p>
    <w:p w14:paraId="7775348F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</w:p>
    <w:p w14:paraId="666E4FE7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model.fit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X_tr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y_tr</w:t>
      </w:r>
      <w:proofErr w:type="spellEnd"/>
      <w:r>
        <w:rPr>
          <w:rFonts w:ascii="Consolas" w:hAnsi="Consolas"/>
          <w:color w:val="333333"/>
          <w:sz w:val="18"/>
        </w:rPr>
        <w:t>)</w:t>
      </w:r>
    </w:p>
    <w:p w14:paraId="30FC37CC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</w:p>
    <w:p w14:paraId="56F54FA5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spellStart"/>
      <w:r>
        <w:rPr>
          <w:rFonts w:ascii="Consolas" w:hAnsi="Consolas"/>
          <w:color w:val="333333"/>
          <w:sz w:val="18"/>
        </w:rPr>
        <w:t>train_mse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mean_squared_</w:t>
      </w:r>
      <w:proofErr w:type="gramStart"/>
      <w:r>
        <w:rPr>
          <w:rFonts w:ascii="Consolas" w:hAnsi="Consolas"/>
          <w:color w:val="333333"/>
          <w:sz w:val="18"/>
        </w:rPr>
        <w:t>error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y_tr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model.predict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X_tr</w:t>
      </w:r>
      <w:proofErr w:type="spellEnd"/>
      <w:r>
        <w:rPr>
          <w:rFonts w:ascii="Consolas" w:hAnsi="Consolas"/>
          <w:color w:val="333333"/>
          <w:sz w:val="18"/>
        </w:rPr>
        <w:t>))</w:t>
      </w:r>
    </w:p>
    <w:p w14:paraId="1BFD522C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spellStart"/>
      <w:r>
        <w:rPr>
          <w:rFonts w:ascii="Consolas" w:hAnsi="Consolas"/>
          <w:color w:val="333333"/>
          <w:sz w:val="18"/>
        </w:rPr>
        <w:t>val_mse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mean_squared_</w:t>
      </w:r>
      <w:proofErr w:type="gramStart"/>
      <w:r>
        <w:rPr>
          <w:rFonts w:ascii="Consolas" w:hAnsi="Consolas"/>
          <w:color w:val="333333"/>
          <w:sz w:val="18"/>
        </w:rPr>
        <w:t>error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y_val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model.predict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X_val</w:t>
      </w:r>
      <w:proofErr w:type="spellEnd"/>
      <w:r>
        <w:rPr>
          <w:rFonts w:ascii="Consolas" w:hAnsi="Consolas"/>
          <w:color w:val="333333"/>
          <w:sz w:val="18"/>
        </w:rPr>
        <w:t>))</w:t>
      </w:r>
    </w:p>
    <w:p w14:paraId="604624AB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</w:p>
    <w:p w14:paraId="7DF9A748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gramStart"/>
      <w:r>
        <w:rPr>
          <w:rFonts w:ascii="Consolas" w:hAnsi="Consolas"/>
          <w:color w:val="333333"/>
          <w:sz w:val="18"/>
        </w:rPr>
        <w:t>print(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f"Fold</w:t>
      </w:r>
      <w:proofErr w:type="spellEnd"/>
      <w:r>
        <w:rPr>
          <w:rFonts w:ascii="Consolas" w:hAnsi="Consolas"/>
          <w:color w:val="333333"/>
          <w:sz w:val="18"/>
        </w:rPr>
        <w:t xml:space="preserve"> {fold+1}: Train MSE={train_mse:.6f}, Val MSE={val_mse:.6f}")</w:t>
      </w:r>
    </w:p>
    <w:p w14:paraId="56B1788A" w14:textId="6CF63598" w:rsidR="009A6B8C" w:rsidRPr="009A6B8C" w:rsidRDefault="00000000">
      <w:pPr>
        <w:spacing w:after="120" w:line="360" w:lineRule="auto"/>
        <w:rPr>
          <w:rFonts w:ascii="宋体" w:hAnsi="宋体" w:hint="eastAsia"/>
        </w:rPr>
      </w:pPr>
      <w:r>
        <w:rPr>
          <w:rFonts w:ascii="宋体" w:hAnsi="宋体"/>
        </w:rPr>
        <w:lastRenderedPageBreak/>
        <w:t>【关键参数说明】</w:t>
      </w:r>
      <w:proofErr w:type="spellStart"/>
      <w:r>
        <w:rPr>
          <w:rFonts w:ascii="宋体" w:hAnsi="宋体"/>
        </w:rPr>
        <w:t>n_splits</w:t>
      </w:r>
      <w:proofErr w:type="spellEnd"/>
      <w:r>
        <w:rPr>
          <w:rFonts w:ascii="宋体" w:hAnsi="宋体"/>
        </w:rPr>
        <w:t>=5将数据等分为5份，每次4份训练1份验证；shuffle=True</w:t>
      </w:r>
      <w:proofErr w:type="gramStart"/>
      <w:r>
        <w:rPr>
          <w:rFonts w:ascii="宋体" w:hAnsi="宋体"/>
        </w:rPr>
        <w:t>确保每折数据分布</w:t>
      </w:r>
      <w:proofErr w:type="gramEnd"/>
      <w:r>
        <w:rPr>
          <w:rFonts w:ascii="宋体" w:hAnsi="宋体"/>
        </w:rPr>
        <w:t>均匀，避免因数据排序导致的评估偏差。交叉验证能有效评估模型的泛化能力，减少单次划分的偶然性。</w:t>
      </w:r>
    </w:p>
    <w:p w14:paraId="4E157011" w14:textId="77777777" w:rsidR="00F8737C" w:rsidRPr="00D21D4B" w:rsidRDefault="00F8737C" w:rsidP="00D21D4B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5.2 学习曲线分析</w:t>
      </w:r>
    </w:p>
    <w:p w14:paraId="27791604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通过绘制学习曲线（Learning Curve），观察模型在训练集和验证集上的性能随训练样本数量的变化趋势，判断模型是否存在过拟合或欠拟合问题。</w:t>
      </w:r>
    </w:p>
    <w:p w14:paraId="6B4E691F" w14:textId="77777777" w:rsidR="00F8737C" w:rsidRPr="00D21D4B" w:rsidRDefault="00F8737C" w:rsidP="00D21D4B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5.3 5折交叉验证结果</w:t>
      </w:r>
    </w:p>
    <w:p w14:paraId="3A23CA04" w14:textId="77777777" w:rsidR="00921598" w:rsidRDefault="00F8737C" w:rsidP="00921598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在特征优化后的特征集上，使用</w:t>
      </w:r>
      <w:proofErr w:type="spellStart"/>
      <w:r w:rsidRPr="00D21D4B">
        <w:rPr>
          <w:rFonts w:ascii="宋体" w:hAnsi="宋体"/>
          <w:kern w:val="0"/>
          <w:sz w:val="24"/>
          <w:szCs w:val="22"/>
        </w:rPr>
        <w:t>LightGBM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模型进行5折交叉验证，结果如下：</w:t>
      </w:r>
    </w:p>
    <w:p w14:paraId="0A09C9C2" w14:textId="5E71ABFB" w:rsidR="00921598" w:rsidRPr="00921598" w:rsidRDefault="00921598" w:rsidP="00921598">
      <w:pPr>
        <w:widowControl/>
        <w:spacing w:after="120" w:line="360" w:lineRule="auto"/>
        <w:jc w:val="center"/>
        <w:rPr>
          <w:rFonts w:ascii="宋体" w:hAnsi="宋体" w:hint="eastAsia"/>
          <w:kern w:val="0"/>
          <w:sz w:val="24"/>
          <w:szCs w:val="22"/>
        </w:rPr>
      </w:pPr>
      <w:r>
        <w:rPr>
          <w:rFonts w:ascii="宋体" w:hAnsi="宋体" w:hint="eastAsia"/>
          <w:sz w:val="18"/>
          <w:szCs w:val="18"/>
        </w:rPr>
        <w:t>表</w:t>
      </w:r>
      <w:r w:rsidR="007C2ED3">
        <w:rPr>
          <w:rFonts w:ascii="宋体" w:hAnsi="宋体" w:hint="eastAsia"/>
          <w:sz w:val="18"/>
          <w:szCs w:val="18"/>
        </w:rPr>
        <w:t>15</w:t>
      </w:r>
      <w:r>
        <w:rPr>
          <w:rFonts w:ascii="宋体" w:hAnsi="宋体" w:hint="eastAsia"/>
          <w:sz w:val="18"/>
          <w:szCs w:val="18"/>
        </w:rPr>
        <w:t xml:space="preserve">—1  </w:t>
      </w:r>
      <w:proofErr w:type="spellStart"/>
      <w:r w:rsidRPr="00921598">
        <w:rPr>
          <w:rFonts w:ascii="宋体" w:hAnsi="宋体"/>
          <w:sz w:val="18"/>
          <w:szCs w:val="18"/>
        </w:rPr>
        <w:t>LightGBM</w:t>
      </w:r>
      <w:proofErr w:type="spellEnd"/>
      <w:r w:rsidRPr="00921598">
        <w:rPr>
          <w:rFonts w:ascii="宋体" w:hAnsi="宋体"/>
          <w:sz w:val="18"/>
          <w:szCs w:val="18"/>
        </w:rPr>
        <w:t>模型交叉验证结果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1"/>
        <w:gridCol w:w="3021"/>
        <w:gridCol w:w="3019"/>
      </w:tblGrid>
      <w:tr w:rsidR="00F8737C" w:rsidRPr="00367418" w14:paraId="214B0F1B" w14:textId="77777777">
        <w:tc>
          <w:tcPr>
            <w:tcW w:w="1667" w:type="pct"/>
            <w:vAlign w:val="center"/>
          </w:tcPr>
          <w:p w14:paraId="348DC3D6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折次</w:t>
            </w:r>
            <w:proofErr w:type="spellEnd"/>
          </w:p>
        </w:tc>
        <w:tc>
          <w:tcPr>
            <w:tcW w:w="1667" w:type="pct"/>
            <w:vAlign w:val="center"/>
          </w:tcPr>
          <w:p w14:paraId="3D9EB099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训练MSE</w:t>
            </w:r>
            <w:proofErr w:type="spellEnd"/>
          </w:p>
        </w:tc>
        <w:tc>
          <w:tcPr>
            <w:tcW w:w="1667" w:type="pct"/>
            <w:vAlign w:val="center"/>
          </w:tcPr>
          <w:p w14:paraId="0BE9BED8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验证MSE</w:t>
            </w:r>
            <w:proofErr w:type="spellEnd"/>
          </w:p>
        </w:tc>
      </w:tr>
      <w:tr w:rsidR="00F8737C" w:rsidRPr="00367418" w14:paraId="1E61F3BB" w14:textId="77777777">
        <w:tc>
          <w:tcPr>
            <w:tcW w:w="1667" w:type="pct"/>
            <w:vAlign w:val="center"/>
          </w:tcPr>
          <w:p w14:paraId="578F3FD8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第1折</w:t>
            </w:r>
          </w:p>
        </w:tc>
        <w:tc>
          <w:tcPr>
            <w:tcW w:w="1667" w:type="pct"/>
            <w:vAlign w:val="center"/>
          </w:tcPr>
          <w:p w14:paraId="2D9134C9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0.000629</w:t>
            </w:r>
          </w:p>
        </w:tc>
        <w:tc>
          <w:tcPr>
            <w:tcW w:w="1667" w:type="pct"/>
            <w:vAlign w:val="center"/>
          </w:tcPr>
          <w:p w14:paraId="36A2CB67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0.098929</w:t>
            </w:r>
          </w:p>
        </w:tc>
      </w:tr>
      <w:tr w:rsidR="00F8737C" w:rsidRPr="00367418" w14:paraId="20C917A1" w14:textId="77777777">
        <w:tc>
          <w:tcPr>
            <w:tcW w:w="1667" w:type="pct"/>
            <w:vAlign w:val="center"/>
          </w:tcPr>
          <w:p w14:paraId="2ED00116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第2折</w:t>
            </w:r>
          </w:p>
        </w:tc>
        <w:tc>
          <w:tcPr>
            <w:tcW w:w="1667" w:type="pct"/>
            <w:vAlign w:val="center"/>
          </w:tcPr>
          <w:p w14:paraId="7CC66CA6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0.001266</w:t>
            </w:r>
          </w:p>
        </w:tc>
        <w:tc>
          <w:tcPr>
            <w:tcW w:w="1667" w:type="pct"/>
            <w:vAlign w:val="center"/>
          </w:tcPr>
          <w:p w14:paraId="63431D54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0.125017</w:t>
            </w:r>
          </w:p>
        </w:tc>
      </w:tr>
      <w:tr w:rsidR="00F8737C" w:rsidRPr="00367418" w14:paraId="176F6011" w14:textId="77777777">
        <w:tc>
          <w:tcPr>
            <w:tcW w:w="1667" w:type="pct"/>
            <w:vAlign w:val="center"/>
          </w:tcPr>
          <w:p w14:paraId="5D9C357B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第3折</w:t>
            </w:r>
          </w:p>
        </w:tc>
        <w:tc>
          <w:tcPr>
            <w:tcW w:w="1667" w:type="pct"/>
            <w:vAlign w:val="center"/>
          </w:tcPr>
          <w:p w14:paraId="4CBCA027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0.006904</w:t>
            </w:r>
          </w:p>
        </w:tc>
        <w:tc>
          <w:tcPr>
            <w:tcW w:w="1667" w:type="pct"/>
            <w:vAlign w:val="center"/>
          </w:tcPr>
          <w:p w14:paraId="7B58C44B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0.094218</w:t>
            </w:r>
          </w:p>
        </w:tc>
      </w:tr>
      <w:tr w:rsidR="00F8737C" w:rsidRPr="00367418" w14:paraId="4A5E5541" w14:textId="77777777">
        <w:tc>
          <w:tcPr>
            <w:tcW w:w="1667" w:type="pct"/>
            <w:vAlign w:val="center"/>
          </w:tcPr>
          <w:p w14:paraId="26C53888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第4折</w:t>
            </w:r>
          </w:p>
        </w:tc>
        <w:tc>
          <w:tcPr>
            <w:tcW w:w="1667" w:type="pct"/>
            <w:vAlign w:val="center"/>
          </w:tcPr>
          <w:p w14:paraId="77167067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0.001583</w:t>
            </w:r>
          </w:p>
        </w:tc>
        <w:tc>
          <w:tcPr>
            <w:tcW w:w="1667" w:type="pct"/>
            <w:vAlign w:val="center"/>
          </w:tcPr>
          <w:p w14:paraId="32E305B2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0.103351</w:t>
            </w:r>
          </w:p>
        </w:tc>
      </w:tr>
      <w:tr w:rsidR="00F8737C" w:rsidRPr="00367418" w14:paraId="4E5568F2" w14:textId="77777777">
        <w:tc>
          <w:tcPr>
            <w:tcW w:w="1667" w:type="pct"/>
            <w:vAlign w:val="center"/>
          </w:tcPr>
          <w:p w14:paraId="1FF9856B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第5折</w:t>
            </w:r>
          </w:p>
        </w:tc>
        <w:tc>
          <w:tcPr>
            <w:tcW w:w="1667" w:type="pct"/>
            <w:vAlign w:val="center"/>
          </w:tcPr>
          <w:p w14:paraId="42801570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0.004427</w:t>
            </w:r>
          </w:p>
        </w:tc>
        <w:tc>
          <w:tcPr>
            <w:tcW w:w="1667" w:type="pct"/>
            <w:vAlign w:val="center"/>
          </w:tcPr>
          <w:p w14:paraId="46C35309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0.099895</w:t>
            </w:r>
          </w:p>
        </w:tc>
      </w:tr>
      <w:tr w:rsidR="00F8737C" w:rsidRPr="00367418" w14:paraId="7D2AB6C4" w14:textId="77777777">
        <w:tc>
          <w:tcPr>
            <w:tcW w:w="1667" w:type="pct"/>
            <w:vAlign w:val="center"/>
          </w:tcPr>
          <w:p w14:paraId="3DA7DC3D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平均</w:t>
            </w:r>
            <w:proofErr w:type="spellEnd"/>
          </w:p>
        </w:tc>
        <w:tc>
          <w:tcPr>
            <w:tcW w:w="1667" w:type="pct"/>
            <w:vAlign w:val="center"/>
          </w:tcPr>
          <w:p w14:paraId="6BB8DF35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0.002962</w:t>
            </w:r>
          </w:p>
        </w:tc>
        <w:tc>
          <w:tcPr>
            <w:tcW w:w="1667" w:type="pct"/>
            <w:vAlign w:val="center"/>
          </w:tcPr>
          <w:p w14:paraId="2E57E64C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0.104282</w:t>
            </w:r>
          </w:p>
        </w:tc>
      </w:tr>
    </w:tbl>
    <w:p w14:paraId="6AB27024" w14:textId="77777777" w:rsidR="00F8737C" w:rsidRPr="00D21D4B" w:rsidRDefault="00F8737C" w:rsidP="00F8737C">
      <w:pPr>
        <w:widowControl/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  <w:lang w:eastAsia="en-US"/>
        </w:rPr>
      </w:pPr>
    </w:p>
    <w:p w14:paraId="5A85077E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交叉验证结果显示，模型在训练集上的平均MSE为0.003，验证集上的平均MSE为0.104，说明模型具有较好的泛化能力，训练集和验证</w:t>
      </w:r>
      <w:proofErr w:type="gramStart"/>
      <w:r w:rsidRPr="00D21D4B">
        <w:rPr>
          <w:rFonts w:ascii="宋体" w:hAnsi="宋体"/>
          <w:kern w:val="0"/>
          <w:sz w:val="24"/>
          <w:szCs w:val="22"/>
        </w:rPr>
        <w:t>集之间</w:t>
      </w:r>
      <w:proofErr w:type="gramEnd"/>
      <w:r w:rsidRPr="00D21D4B">
        <w:rPr>
          <w:rFonts w:ascii="宋体" w:hAnsi="宋体"/>
          <w:kern w:val="0"/>
          <w:sz w:val="24"/>
          <w:szCs w:val="22"/>
        </w:rPr>
        <w:t>的性能差距在可接受范围内。</w:t>
      </w:r>
    </w:p>
    <w:p w14:paraId="3C7D54A0" w14:textId="77777777" w:rsidR="002D3AD2" w:rsidRDefault="00000000">
      <w:pPr>
        <w:spacing w:after="120" w:line="360" w:lineRule="auto"/>
      </w:pPr>
      <w:r>
        <w:rPr>
          <w:rFonts w:ascii="黑体" w:eastAsia="黑体" w:hAnsi="黑体"/>
          <w:b/>
          <w:sz w:val="24"/>
        </w:rPr>
        <w:t>【交叉验证结果深度分析】</w:t>
      </w:r>
    </w:p>
    <w:p w14:paraId="2F244E86" w14:textId="77777777" w:rsidR="002D3AD2" w:rsidRDefault="00000000">
      <w:pPr>
        <w:spacing w:after="120" w:line="360" w:lineRule="auto"/>
      </w:pPr>
      <w:r>
        <w:rPr>
          <w:rFonts w:ascii="宋体" w:hAnsi="宋体"/>
        </w:rPr>
        <w:t>5折交叉验证结果揭示了以下关键信息：</w:t>
      </w:r>
    </w:p>
    <w:p w14:paraId="1EE540B3" w14:textId="77777777" w:rsidR="002D3AD2" w:rsidRDefault="00000000">
      <w:pPr>
        <w:spacing w:after="120" w:line="360" w:lineRule="auto"/>
      </w:pPr>
      <w:r>
        <w:rPr>
          <w:rFonts w:ascii="宋体" w:hAnsi="宋体"/>
        </w:rPr>
        <w:t>（1）训练MSE极低（平均0.003），而验证MSE相对较高（平均0.104），说明模型在训练集上存在一定程度的过拟合，但验证MSE的标准差较小（各折在0.094~0.125之间），表明模型在不同数据划分下性能稳定。</w:t>
      </w:r>
    </w:p>
    <w:p w14:paraId="5BEFDA95" w14:textId="77777777" w:rsidR="002D3AD2" w:rsidRDefault="00000000">
      <w:pPr>
        <w:spacing w:after="120" w:line="360" w:lineRule="auto"/>
      </w:pPr>
      <w:r>
        <w:rPr>
          <w:rFonts w:ascii="宋体" w:hAnsi="宋体"/>
        </w:rPr>
        <w:t>（2）第3折的训练MSE（0.007）明显高于其他折（0.001~0.004），说明该折的训练数据分布可能与其他</w:t>
      </w:r>
      <w:proofErr w:type="gramStart"/>
      <w:r>
        <w:rPr>
          <w:rFonts w:ascii="宋体" w:hAnsi="宋体"/>
        </w:rPr>
        <w:t>折存在</w:t>
      </w:r>
      <w:proofErr w:type="gramEnd"/>
      <w:r>
        <w:rPr>
          <w:rFonts w:ascii="宋体" w:hAnsi="宋体"/>
        </w:rPr>
        <w:t>差异，这提示我们数据集内部可能存在一定的分布不均。</w:t>
      </w:r>
    </w:p>
    <w:p w14:paraId="1BA171E1" w14:textId="77777777" w:rsidR="002D3AD2" w:rsidRDefault="00000000">
      <w:pPr>
        <w:spacing w:after="120" w:line="360" w:lineRule="auto"/>
      </w:pPr>
      <w:r>
        <w:rPr>
          <w:rFonts w:ascii="宋体" w:hAnsi="宋体"/>
        </w:rPr>
        <w:lastRenderedPageBreak/>
        <w:t>（3）综合考虑训练集和验证</w:t>
      </w:r>
      <w:proofErr w:type="gramStart"/>
      <w:r>
        <w:rPr>
          <w:rFonts w:ascii="宋体" w:hAnsi="宋体"/>
        </w:rPr>
        <w:t>集之间</w:t>
      </w:r>
      <w:proofErr w:type="gramEnd"/>
      <w:r>
        <w:rPr>
          <w:rFonts w:ascii="宋体" w:hAnsi="宋体"/>
        </w:rPr>
        <w:t>的MSE差距（约0.101），模型处于轻微的过拟合状态。可通过增加正则化（如增大L1/L2惩罚）、降低模型复杂度或使用早停（early stopping）策略进一步缓解。</w:t>
      </w:r>
    </w:p>
    <w:p w14:paraId="1B9A7FDC" w14:textId="77777777" w:rsidR="00F8737C" w:rsidRPr="00D21D4B" w:rsidRDefault="00F8737C" w:rsidP="00F8737C">
      <w:pPr>
        <w:keepNext/>
        <w:keepLines/>
        <w:widowControl/>
        <w:spacing w:before="450" w:line="360" w:lineRule="auto"/>
        <w:jc w:val="left"/>
        <w:outlineLvl w:val="0"/>
        <w:rPr>
          <w:rFonts w:ascii="Calibri" w:eastAsia="MS Gothic" w:hAnsi="Calibri"/>
          <w:color w:val="000000"/>
          <w:kern w:val="0"/>
          <w:sz w:val="30"/>
          <w:szCs w:val="28"/>
        </w:rPr>
      </w:pP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t>第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六</w:t>
      </w: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t xml:space="preserve">章 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特征优化</w:t>
      </w:r>
    </w:p>
    <w:p w14:paraId="1127DA77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特征优化是提升模型性能的关键手段之一。本项目在特征优化阶段主要进行了以下工作：</w:t>
      </w:r>
    </w:p>
    <w:p w14:paraId="40F4BBE8" w14:textId="77777777" w:rsidR="00F8737C" w:rsidRPr="00D21D4B" w:rsidRDefault="00F8737C" w:rsidP="00D21D4B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  <w:lang w:eastAsia="en-US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  <w:lang w:eastAsia="en-US"/>
        </w:rPr>
        <w:t xml:space="preserve">6.1 </w:t>
      </w:r>
      <w:proofErr w:type="spellStart"/>
      <w:r w:rsidRPr="00D21D4B">
        <w:rPr>
          <w:rFonts w:ascii="黑体" w:eastAsia="黑体" w:hAnsi="黑体"/>
          <w:color w:val="000000"/>
          <w:kern w:val="0"/>
          <w:sz w:val="28"/>
          <w:szCs w:val="26"/>
          <w:lang w:eastAsia="en-US"/>
        </w:rPr>
        <w:t>特征交叉构造</w:t>
      </w:r>
      <w:proofErr w:type="spellEnd"/>
    </w:p>
    <w:p w14:paraId="07D9815C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  <w:lang w:eastAsia="en-US"/>
        </w:rPr>
      </w:pPr>
      <w:proofErr w:type="spellStart"/>
      <w:r w:rsidRPr="00D21D4B">
        <w:rPr>
          <w:rFonts w:ascii="宋体" w:hAnsi="宋体"/>
          <w:kern w:val="0"/>
          <w:sz w:val="24"/>
          <w:szCs w:val="22"/>
          <w:lang w:eastAsia="en-US"/>
        </w:rPr>
        <w:t>定义特征构造函数auto_features_make，对任意两个特征列进行四则运算交叉</w:t>
      </w:r>
      <w:proofErr w:type="spellEnd"/>
      <w:r w:rsidRPr="00D21D4B">
        <w:rPr>
          <w:rFonts w:ascii="宋体" w:hAnsi="宋体"/>
          <w:kern w:val="0"/>
          <w:sz w:val="24"/>
          <w:szCs w:val="22"/>
          <w:lang w:eastAsia="en-US"/>
        </w:rPr>
        <w:t>：</w:t>
      </w:r>
    </w:p>
    <w:p w14:paraId="3E44643D" w14:textId="77777777" w:rsidR="00F8737C" w:rsidRPr="00D21D4B" w:rsidRDefault="00F8737C" w:rsidP="00F8737C">
      <w:pPr>
        <w:widowControl/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  <w:lang w:eastAsia="en-US"/>
        </w:rPr>
      </w:pPr>
      <w:r w:rsidRPr="00D21D4B">
        <w:rPr>
          <w:rFonts w:ascii="宋体" w:hAnsi="宋体"/>
          <w:kern w:val="0"/>
          <w:sz w:val="24"/>
          <w:szCs w:val="22"/>
          <w:lang w:eastAsia="en-US"/>
        </w:rPr>
        <w:t xml:space="preserve">add: x + </w:t>
      </w:r>
      <w:proofErr w:type="spellStart"/>
      <w:r w:rsidRPr="00D21D4B">
        <w:rPr>
          <w:rFonts w:ascii="宋体" w:hAnsi="宋体"/>
          <w:kern w:val="0"/>
          <w:sz w:val="24"/>
          <w:szCs w:val="22"/>
          <w:lang w:eastAsia="en-US"/>
        </w:rPr>
        <w:t>y（加法交叉</w:t>
      </w:r>
      <w:proofErr w:type="spellEnd"/>
      <w:r w:rsidRPr="00D21D4B">
        <w:rPr>
          <w:rFonts w:ascii="宋体" w:hAnsi="宋体"/>
          <w:kern w:val="0"/>
          <w:sz w:val="24"/>
          <w:szCs w:val="22"/>
          <w:lang w:eastAsia="en-US"/>
        </w:rPr>
        <w:t>）</w:t>
      </w:r>
    </w:p>
    <w:p w14:paraId="60C64C61" w14:textId="77777777" w:rsidR="00F8737C" w:rsidRPr="00D21D4B" w:rsidRDefault="00F8737C" w:rsidP="00F8737C">
      <w:pPr>
        <w:widowControl/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  <w:lang w:eastAsia="en-US"/>
        </w:rPr>
      </w:pPr>
      <w:r w:rsidRPr="00D21D4B">
        <w:rPr>
          <w:rFonts w:ascii="宋体" w:hAnsi="宋体"/>
          <w:kern w:val="0"/>
          <w:sz w:val="24"/>
          <w:szCs w:val="22"/>
          <w:lang w:eastAsia="en-US"/>
        </w:rPr>
        <w:t xml:space="preserve">mins: x - </w:t>
      </w:r>
      <w:proofErr w:type="spellStart"/>
      <w:r w:rsidRPr="00D21D4B">
        <w:rPr>
          <w:rFonts w:ascii="宋体" w:hAnsi="宋体"/>
          <w:kern w:val="0"/>
          <w:sz w:val="24"/>
          <w:szCs w:val="22"/>
          <w:lang w:eastAsia="en-US"/>
        </w:rPr>
        <w:t>y（减法交叉</w:t>
      </w:r>
      <w:proofErr w:type="spellEnd"/>
      <w:r w:rsidRPr="00D21D4B">
        <w:rPr>
          <w:rFonts w:ascii="宋体" w:hAnsi="宋体"/>
          <w:kern w:val="0"/>
          <w:sz w:val="24"/>
          <w:szCs w:val="22"/>
          <w:lang w:eastAsia="en-US"/>
        </w:rPr>
        <w:t>）</w:t>
      </w:r>
    </w:p>
    <w:p w14:paraId="326D055F" w14:textId="77777777" w:rsidR="00F8737C" w:rsidRPr="00D21D4B" w:rsidRDefault="00F8737C" w:rsidP="00F8737C">
      <w:pPr>
        <w:widowControl/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  <w:lang w:eastAsia="en-US"/>
        </w:rPr>
      </w:pPr>
      <w:r w:rsidRPr="00D21D4B">
        <w:rPr>
          <w:rFonts w:ascii="宋体" w:hAnsi="宋体"/>
          <w:kern w:val="0"/>
          <w:sz w:val="24"/>
          <w:szCs w:val="22"/>
          <w:lang w:eastAsia="en-US"/>
        </w:rPr>
        <w:t xml:space="preserve">div: x / (y + </w:t>
      </w:r>
      <w:proofErr w:type="gramStart"/>
      <w:r w:rsidRPr="00D21D4B">
        <w:rPr>
          <w:rFonts w:ascii="宋体" w:hAnsi="宋体"/>
          <w:kern w:val="0"/>
          <w:sz w:val="24"/>
          <w:szCs w:val="22"/>
          <w:lang w:eastAsia="en-US"/>
        </w:rPr>
        <w:t>ε)（</w:t>
      </w:r>
      <w:proofErr w:type="spellStart"/>
      <w:proofErr w:type="gramEnd"/>
      <w:r w:rsidRPr="00D21D4B">
        <w:rPr>
          <w:rFonts w:ascii="宋体" w:hAnsi="宋体"/>
          <w:kern w:val="0"/>
          <w:sz w:val="24"/>
          <w:szCs w:val="22"/>
          <w:lang w:eastAsia="en-US"/>
        </w:rPr>
        <w:t>除法交叉，ε</w:t>
      </w:r>
      <w:proofErr w:type="spellEnd"/>
      <w:r w:rsidRPr="00D21D4B">
        <w:rPr>
          <w:rFonts w:ascii="宋体" w:hAnsi="宋体"/>
          <w:kern w:val="0"/>
          <w:sz w:val="24"/>
          <w:szCs w:val="22"/>
          <w:lang w:eastAsia="en-US"/>
        </w:rPr>
        <w:t>=1e-5防止除零）</w:t>
      </w:r>
    </w:p>
    <w:p w14:paraId="1B73E914" w14:textId="77777777" w:rsidR="00F8737C" w:rsidRPr="00D21D4B" w:rsidRDefault="00F8737C" w:rsidP="00F8737C">
      <w:pPr>
        <w:widowControl/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  <w:lang w:eastAsia="en-US"/>
        </w:rPr>
      </w:pPr>
      <w:r w:rsidRPr="00D21D4B">
        <w:rPr>
          <w:rFonts w:ascii="宋体" w:hAnsi="宋体"/>
          <w:kern w:val="0"/>
          <w:sz w:val="24"/>
          <w:szCs w:val="22"/>
          <w:lang w:eastAsia="en-US"/>
        </w:rPr>
        <w:t xml:space="preserve">multi: x × </w:t>
      </w:r>
      <w:proofErr w:type="spellStart"/>
      <w:r w:rsidRPr="00D21D4B">
        <w:rPr>
          <w:rFonts w:ascii="宋体" w:hAnsi="宋体"/>
          <w:kern w:val="0"/>
          <w:sz w:val="24"/>
          <w:szCs w:val="22"/>
          <w:lang w:eastAsia="en-US"/>
        </w:rPr>
        <w:t>y（乘法交叉</w:t>
      </w:r>
      <w:proofErr w:type="spellEnd"/>
      <w:r w:rsidRPr="00D21D4B">
        <w:rPr>
          <w:rFonts w:ascii="宋体" w:hAnsi="宋体"/>
          <w:kern w:val="0"/>
          <w:sz w:val="24"/>
          <w:szCs w:val="22"/>
          <w:lang w:eastAsia="en-US"/>
        </w:rPr>
        <w:t>）</w:t>
      </w:r>
    </w:p>
    <w:p w14:paraId="48C15664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对38个原始特征两两组合，生成大量交叉特征，大幅扩展了特征空间，为模型提供了更丰富的非线性表达能力。</w:t>
      </w:r>
    </w:p>
    <w:p w14:paraId="3C1C2806" w14:textId="77777777" w:rsidR="00F8737C" w:rsidRPr="00D21D4B" w:rsidRDefault="00F8737C" w:rsidP="00D21D4B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6.2 优化效果评估</w:t>
      </w:r>
    </w:p>
    <w:p w14:paraId="1F384506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将交叉构造后的特征</w:t>
      </w:r>
      <w:proofErr w:type="gramStart"/>
      <w:r w:rsidRPr="00D21D4B">
        <w:rPr>
          <w:rFonts w:ascii="宋体" w:hAnsi="宋体"/>
          <w:kern w:val="0"/>
          <w:sz w:val="24"/>
          <w:szCs w:val="22"/>
        </w:rPr>
        <w:t>集重新</w:t>
      </w:r>
      <w:proofErr w:type="gramEnd"/>
      <w:r w:rsidRPr="00D21D4B">
        <w:rPr>
          <w:rFonts w:ascii="宋体" w:hAnsi="宋体"/>
          <w:kern w:val="0"/>
          <w:sz w:val="24"/>
          <w:szCs w:val="22"/>
        </w:rPr>
        <w:t>输入</w:t>
      </w:r>
      <w:proofErr w:type="spellStart"/>
      <w:r w:rsidRPr="00D21D4B">
        <w:rPr>
          <w:rFonts w:ascii="宋体" w:hAnsi="宋体"/>
          <w:kern w:val="0"/>
          <w:sz w:val="24"/>
          <w:szCs w:val="22"/>
        </w:rPr>
        <w:t>LightGBM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模型进行5折交叉验证。特征优化显著降低了模型的验证误差，从基础模型的MSE≈0.231降低到MSE≈0.104，提升了约54.8%的预测精度。</w:t>
      </w:r>
    </w:p>
    <w:p w14:paraId="4CBCBEA9" w14:textId="77777777" w:rsidR="00F8737C" w:rsidRPr="00D21D4B" w:rsidRDefault="00F8737C" w:rsidP="00F8737C">
      <w:pPr>
        <w:keepNext/>
        <w:keepLines/>
        <w:widowControl/>
        <w:spacing w:before="450" w:line="360" w:lineRule="auto"/>
        <w:jc w:val="left"/>
        <w:outlineLvl w:val="0"/>
        <w:rPr>
          <w:rFonts w:ascii="Calibri" w:eastAsia="MS Gothic" w:hAnsi="Calibri"/>
          <w:color w:val="000000"/>
          <w:kern w:val="0"/>
          <w:sz w:val="30"/>
          <w:szCs w:val="28"/>
        </w:rPr>
      </w:pP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t>第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七</w:t>
      </w: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t xml:space="preserve">章 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模型融合</w:t>
      </w:r>
    </w:p>
    <w:p w14:paraId="7FEB3E2B" w14:textId="77777777" w:rsidR="00F8737C" w:rsidRPr="00D21D4B" w:rsidRDefault="00F8737C" w:rsidP="00D21D4B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7.1 集成学习策略</w:t>
      </w:r>
    </w:p>
    <w:p w14:paraId="7EBD0395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模型融合（Ensemble）是进一步提升模型性能的有效手段。通过组合多个</w:t>
      </w:r>
      <w:proofErr w:type="gramStart"/>
      <w:r w:rsidRPr="00D21D4B">
        <w:rPr>
          <w:rFonts w:ascii="宋体" w:hAnsi="宋体"/>
          <w:kern w:val="0"/>
          <w:sz w:val="24"/>
          <w:szCs w:val="22"/>
        </w:rPr>
        <w:t>基学习器</w:t>
      </w:r>
      <w:proofErr w:type="gramEnd"/>
      <w:r w:rsidRPr="00D21D4B">
        <w:rPr>
          <w:rFonts w:ascii="宋体" w:hAnsi="宋体"/>
          <w:kern w:val="0"/>
          <w:sz w:val="24"/>
          <w:szCs w:val="22"/>
        </w:rPr>
        <w:t>的预测结果，可以降低单个模型的偏差和方差，提高整体预测的稳定性和准确性。</w:t>
      </w:r>
    </w:p>
    <w:p w14:paraId="343F7705" w14:textId="77777777" w:rsidR="00F8737C" w:rsidRPr="00D21D4B" w:rsidRDefault="00F8737C" w:rsidP="00D21D4B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lastRenderedPageBreak/>
        <w:t>7.2 软投票（Soft Voting）</w:t>
      </w:r>
    </w:p>
    <w:p w14:paraId="01C5D974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本项目采用软投票（Soft Voting）进行模型融合。与硬投票不同，软投票不是简单取多数票，而是对各模型的预测值进行加权平均，权重可由各模型在验证集上的性能决定。融合策略中，对</w:t>
      </w:r>
      <w:proofErr w:type="spellStart"/>
      <w:r w:rsidRPr="00D21D4B">
        <w:rPr>
          <w:rFonts w:ascii="宋体" w:hAnsi="宋体"/>
          <w:kern w:val="0"/>
          <w:sz w:val="24"/>
          <w:szCs w:val="22"/>
        </w:rPr>
        <w:t>LightGBM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的不同参数配置模型以及随机森林等异质模型进行组合，充分发挥各模型的优势，进一步提升预测性能。</w:t>
      </w:r>
    </w:p>
    <w:p w14:paraId="1E33FA6E" w14:textId="77777777" w:rsidR="002D3AD2" w:rsidRDefault="00000000">
      <w:pPr>
        <w:spacing w:after="120" w:line="360" w:lineRule="auto"/>
      </w:pPr>
      <w:r>
        <w:rPr>
          <w:rFonts w:ascii="黑体" w:eastAsia="黑体" w:hAnsi="黑体"/>
          <w:b/>
          <w:sz w:val="24"/>
        </w:rPr>
        <w:t>【各模型训练代码对比】</w:t>
      </w:r>
    </w:p>
    <w:p w14:paraId="4B1B05C9" w14:textId="77777777" w:rsidR="002D3AD2" w:rsidRDefault="00000000">
      <w:pPr>
        <w:spacing w:after="120" w:line="360" w:lineRule="auto"/>
      </w:pPr>
      <w:r>
        <w:rPr>
          <w:rFonts w:ascii="宋体" w:hAnsi="宋体"/>
        </w:rPr>
        <w:t>① 线性回归（基准模型）：</w:t>
      </w:r>
    </w:p>
    <w:p w14:paraId="66B9C6DC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from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sklearn.linear</w:t>
      </w:r>
      <w:proofErr w:type="gramEnd"/>
      <w:r>
        <w:rPr>
          <w:rFonts w:ascii="Consolas" w:hAnsi="Consolas"/>
          <w:color w:val="333333"/>
          <w:sz w:val="18"/>
        </w:rPr>
        <w:t>_model</w:t>
      </w:r>
      <w:proofErr w:type="spellEnd"/>
      <w:r>
        <w:rPr>
          <w:rFonts w:ascii="Consolas" w:hAnsi="Consolas"/>
          <w:color w:val="333333"/>
          <w:sz w:val="18"/>
        </w:rPr>
        <w:t xml:space="preserve"> import </w:t>
      </w:r>
      <w:proofErr w:type="spellStart"/>
      <w:r>
        <w:rPr>
          <w:rFonts w:ascii="Consolas" w:hAnsi="Consolas"/>
          <w:color w:val="333333"/>
          <w:sz w:val="18"/>
        </w:rPr>
        <w:t>LinearRegression</w:t>
      </w:r>
      <w:proofErr w:type="spellEnd"/>
    </w:p>
    <w:p w14:paraId="000ED3C5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clf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LinearRegression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</w:t>
      </w:r>
    </w:p>
    <w:p w14:paraId="53DEEAFB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proofErr w:type="gramStart"/>
      <w:r>
        <w:rPr>
          <w:rFonts w:ascii="Consolas" w:hAnsi="Consolas"/>
          <w:color w:val="333333"/>
          <w:sz w:val="18"/>
        </w:rPr>
        <w:t>clf.fit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train_data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train_target</w:t>
      </w:r>
      <w:proofErr w:type="spellEnd"/>
      <w:r>
        <w:rPr>
          <w:rFonts w:ascii="Consolas" w:hAnsi="Consolas"/>
          <w:color w:val="333333"/>
          <w:sz w:val="18"/>
        </w:rPr>
        <w:t>)</w:t>
      </w:r>
    </w:p>
    <w:p w14:paraId="29E984CA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score = </w:t>
      </w:r>
      <w:proofErr w:type="spellStart"/>
      <w:r>
        <w:rPr>
          <w:rFonts w:ascii="Consolas" w:hAnsi="Consolas"/>
          <w:color w:val="333333"/>
          <w:sz w:val="18"/>
        </w:rPr>
        <w:t>mean_squared_</w:t>
      </w:r>
      <w:proofErr w:type="gramStart"/>
      <w:r>
        <w:rPr>
          <w:rFonts w:ascii="Consolas" w:hAnsi="Consolas"/>
          <w:color w:val="333333"/>
          <w:sz w:val="18"/>
        </w:rPr>
        <w:t>error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test_target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clf.predict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test_data</w:t>
      </w:r>
      <w:proofErr w:type="spellEnd"/>
      <w:r>
        <w:rPr>
          <w:rFonts w:ascii="Consolas" w:hAnsi="Consolas"/>
          <w:color w:val="333333"/>
          <w:sz w:val="18"/>
        </w:rPr>
        <w:t>))</w:t>
      </w:r>
    </w:p>
    <w:p w14:paraId="7E98062E" w14:textId="77777777" w:rsidR="002D3AD2" w:rsidRDefault="00000000">
      <w:pPr>
        <w:spacing w:after="120" w:line="360" w:lineRule="auto"/>
      </w:pPr>
      <w:r>
        <w:rPr>
          <w:rFonts w:ascii="宋体" w:hAnsi="宋体"/>
        </w:rPr>
        <w:t>② K近邻回归（K=3）：</w:t>
      </w:r>
    </w:p>
    <w:p w14:paraId="293219E2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from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sklearn.neighbors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import </w:t>
      </w:r>
      <w:proofErr w:type="spellStart"/>
      <w:r>
        <w:rPr>
          <w:rFonts w:ascii="Consolas" w:hAnsi="Consolas"/>
          <w:color w:val="333333"/>
          <w:sz w:val="18"/>
        </w:rPr>
        <w:t>KNeighborsRegressor</w:t>
      </w:r>
      <w:proofErr w:type="spellEnd"/>
    </w:p>
    <w:p w14:paraId="0217C0A8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clf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KNeighborsRegressor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n_neighbors</w:t>
      </w:r>
      <w:proofErr w:type="spellEnd"/>
      <w:r>
        <w:rPr>
          <w:rFonts w:ascii="Consolas" w:hAnsi="Consolas"/>
          <w:color w:val="333333"/>
          <w:sz w:val="18"/>
        </w:rPr>
        <w:t>=3)</w:t>
      </w:r>
    </w:p>
    <w:p w14:paraId="6446A06E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proofErr w:type="gramStart"/>
      <w:r>
        <w:rPr>
          <w:rFonts w:ascii="Consolas" w:hAnsi="Consolas"/>
          <w:color w:val="333333"/>
          <w:sz w:val="18"/>
        </w:rPr>
        <w:t>clf.fit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train_data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train_target</w:t>
      </w:r>
      <w:proofErr w:type="spellEnd"/>
      <w:r>
        <w:rPr>
          <w:rFonts w:ascii="Consolas" w:hAnsi="Consolas"/>
          <w:color w:val="333333"/>
          <w:sz w:val="18"/>
        </w:rPr>
        <w:t>)</w:t>
      </w:r>
    </w:p>
    <w:p w14:paraId="04858D09" w14:textId="77777777" w:rsidR="002D3AD2" w:rsidRDefault="00000000">
      <w:pPr>
        <w:spacing w:after="120" w:line="360" w:lineRule="auto"/>
      </w:pPr>
      <w:r>
        <w:rPr>
          <w:rFonts w:ascii="宋体" w:hAnsi="宋体"/>
        </w:rPr>
        <w:t>③ 随机森林回归（100棵树）：</w:t>
      </w:r>
    </w:p>
    <w:p w14:paraId="12803A0F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from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sklearn.ensemble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import </w:t>
      </w:r>
      <w:proofErr w:type="spellStart"/>
      <w:r>
        <w:rPr>
          <w:rFonts w:ascii="Consolas" w:hAnsi="Consolas"/>
          <w:color w:val="333333"/>
          <w:sz w:val="18"/>
        </w:rPr>
        <w:t>RandomForestRegressor</w:t>
      </w:r>
      <w:proofErr w:type="spellEnd"/>
    </w:p>
    <w:p w14:paraId="5C40163B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clf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RandomForestRegressor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n_estimators</w:t>
      </w:r>
      <w:proofErr w:type="spellEnd"/>
      <w:r>
        <w:rPr>
          <w:rFonts w:ascii="Consolas" w:hAnsi="Consolas"/>
          <w:color w:val="333333"/>
          <w:sz w:val="18"/>
        </w:rPr>
        <w:t xml:space="preserve">=100, </w:t>
      </w:r>
      <w:proofErr w:type="spellStart"/>
      <w:r>
        <w:rPr>
          <w:rFonts w:ascii="Consolas" w:hAnsi="Consolas"/>
          <w:color w:val="333333"/>
          <w:sz w:val="18"/>
        </w:rPr>
        <w:t>random_state</w:t>
      </w:r>
      <w:proofErr w:type="spellEnd"/>
      <w:r>
        <w:rPr>
          <w:rFonts w:ascii="Consolas" w:hAnsi="Consolas"/>
          <w:color w:val="333333"/>
          <w:sz w:val="18"/>
        </w:rPr>
        <w:t>=2017)</w:t>
      </w:r>
    </w:p>
    <w:p w14:paraId="21A1CBE6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proofErr w:type="gramStart"/>
      <w:r>
        <w:rPr>
          <w:rFonts w:ascii="Consolas" w:hAnsi="Consolas"/>
          <w:color w:val="333333"/>
          <w:sz w:val="18"/>
        </w:rPr>
        <w:t>clf.fit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train_data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train_target</w:t>
      </w:r>
      <w:proofErr w:type="spellEnd"/>
      <w:r>
        <w:rPr>
          <w:rFonts w:ascii="Consolas" w:hAnsi="Consolas"/>
          <w:color w:val="333333"/>
          <w:sz w:val="18"/>
        </w:rPr>
        <w:t>)</w:t>
      </w:r>
    </w:p>
    <w:p w14:paraId="5717F0B3" w14:textId="77777777" w:rsidR="002D3AD2" w:rsidRDefault="00000000">
      <w:pPr>
        <w:spacing w:after="120" w:line="360" w:lineRule="auto"/>
      </w:pPr>
      <w:r>
        <w:rPr>
          <w:rFonts w:ascii="宋体" w:hAnsi="宋体"/>
        </w:rPr>
        <w:t xml:space="preserve">④ </w:t>
      </w:r>
      <w:proofErr w:type="spellStart"/>
      <w:r>
        <w:rPr>
          <w:rFonts w:ascii="宋体" w:hAnsi="宋体"/>
        </w:rPr>
        <w:t>LightGBM</w:t>
      </w:r>
      <w:proofErr w:type="spellEnd"/>
      <w:r>
        <w:rPr>
          <w:rFonts w:ascii="宋体" w:hAnsi="宋体"/>
        </w:rPr>
        <w:t>回归（核心模型）：</w:t>
      </w:r>
    </w:p>
    <w:p w14:paraId="4C79DB11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from </w:t>
      </w:r>
      <w:proofErr w:type="spellStart"/>
      <w:r>
        <w:rPr>
          <w:rFonts w:ascii="Consolas" w:hAnsi="Consolas"/>
          <w:color w:val="333333"/>
          <w:sz w:val="18"/>
        </w:rPr>
        <w:t>lightgbm</w:t>
      </w:r>
      <w:proofErr w:type="spellEnd"/>
      <w:r>
        <w:rPr>
          <w:rFonts w:ascii="Consolas" w:hAnsi="Consolas"/>
          <w:color w:val="333333"/>
          <w:sz w:val="18"/>
        </w:rPr>
        <w:t xml:space="preserve"> import </w:t>
      </w:r>
      <w:proofErr w:type="spellStart"/>
      <w:r>
        <w:rPr>
          <w:rFonts w:ascii="Consolas" w:hAnsi="Consolas"/>
          <w:color w:val="333333"/>
          <w:sz w:val="18"/>
        </w:rPr>
        <w:t>LGBMRegressor</w:t>
      </w:r>
      <w:proofErr w:type="spellEnd"/>
    </w:p>
    <w:p w14:paraId="79D6056C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clf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LGBMRegressor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</w:p>
    <w:p w14:paraId="229AEFCE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spellStart"/>
      <w:r>
        <w:rPr>
          <w:rFonts w:ascii="Consolas" w:hAnsi="Consolas"/>
          <w:color w:val="333333"/>
          <w:sz w:val="18"/>
        </w:rPr>
        <w:t>learning_rate</w:t>
      </w:r>
      <w:proofErr w:type="spellEnd"/>
      <w:r>
        <w:rPr>
          <w:rFonts w:ascii="Consolas" w:hAnsi="Consolas"/>
          <w:color w:val="333333"/>
          <w:sz w:val="18"/>
        </w:rPr>
        <w:t xml:space="preserve">=0.01,   # </w:t>
      </w:r>
      <w:r>
        <w:rPr>
          <w:rFonts w:ascii="Consolas" w:hAnsi="Consolas"/>
          <w:color w:val="333333"/>
          <w:sz w:val="18"/>
        </w:rPr>
        <w:t>较低学习</w:t>
      </w:r>
      <w:proofErr w:type="gramStart"/>
      <w:r>
        <w:rPr>
          <w:rFonts w:ascii="Consolas" w:hAnsi="Consolas"/>
          <w:color w:val="333333"/>
          <w:sz w:val="18"/>
        </w:rPr>
        <w:t>率防止</w:t>
      </w:r>
      <w:proofErr w:type="gramEnd"/>
      <w:r>
        <w:rPr>
          <w:rFonts w:ascii="Consolas" w:hAnsi="Consolas"/>
          <w:color w:val="333333"/>
          <w:sz w:val="18"/>
        </w:rPr>
        <w:t>过拟合</w:t>
      </w:r>
    </w:p>
    <w:p w14:paraId="2CEE7725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spellStart"/>
      <w:r>
        <w:rPr>
          <w:rFonts w:ascii="Consolas" w:hAnsi="Consolas"/>
          <w:color w:val="333333"/>
          <w:sz w:val="18"/>
        </w:rPr>
        <w:t>n_estimators</w:t>
      </w:r>
      <w:proofErr w:type="spellEnd"/>
      <w:r>
        <w:rPr>
          <w:rFonts w:ascii="Consolas" w:hAnsi="Consolas"/>
          <w:color w:val="333333"/>
          <w:sz w:val="18"/>
        </w:rPr>
        <w:t xml:space="preserve">=5000,    # </w:t>
      </w:r>
      <w:r>
        <w:rPr>
          <w:rFonts w:ascii="Consolas" w:hAnsi="Consolas"/>
          <w:color w:val="333333"/>
          <w:sz w:val="18"/>
        </w:rPr>
        <w:t>大量迭代配合早停</w:t>
      </w:r>
    </w:p>
    <w:p w14:paraId="535DA0F4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spellStart"/>
      <w:r>
        <w:rPr>
          <w:rFonts w:ascii="Consolas" w:hAnsi="Consolas"/>
          <w:color w:val="333333"/>
          <w:sz w:val="18"/>
        </w:rPr>
        <w:t>max_depth</w:t>
      </w:r>
      <w:proofErr w:type="spellEnd"/>
      <w:r>
        <w:rPr>
          <w:rFonts w:ascii="Consolas" w:hAnsi="Consolas"/>
          <w:color w:val="333333"/>
          <w:sz w:val="18"/>
        </w:rPr>
        <w:t xml:space="preserve">=-1,         # </w:t>
      </w:r>
      <w:r>
        <w:rPr>
          <w:rFonts w:ascii="Consolas" w:hAnsi="Consolas"/>
          <w:color w:val="333333"/>
          <w:sz w:val="18"/>
        </w:rPr>
        <w:t>不限制深度</w:t>
      </w:r>
    </w:p>
    <w:p w14:paraId="49F49AAA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spellStart"/>
      <w:r>
        <w:rPr>
          <w:rFonts w:ascii="Consolas" w:hAnsi="Consolas"/>
          <w:color w:val="333333"/>
          <w:sz w:val="18"/>
        </w:rPr>
        <w:t>boosting_type</w:t>
      </w:r>
      <w:proofErr w:type="spellEnd"/>
      <w:r>
        <w:rPr>
          <w:rFonts w:ascii="Consolas" w:hAnsi="Consolas"/>
          <w:color w:val="333333"/>
          <w:sz w:val="18"/>
        </w:rPr>
        <w:t>='</w:t>
      </w:r>
      <w:proofErr w:type="spellStart"/>
      <w:r>
        <w:rPr>
          <w:rFonts w:ascii="Consolas" w:hAnsi="Consolas"/>
          <w:color w:val="333333"/>
          <w:sz w:val="18"/>
        </w:rPr>
        <w:t>gbdt</w:t>
      </w:r>
      <w:proofErr w:type="spellEnd"/>
      <w:r>
        <w:rPr>
          <w:rFonts w:ascii="Consolas" w:hAnsi="Consolas"/>
          <w:color w:val="333333"/>
          <w:sz w:val="18"/>
        </w:rPr>
        <w:t>',</w:t>
      </w:r>
    </w:p>
    <w:p w14:paraId="47DE466C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objective='regression',</w:t>
      </w:r>
    </w:p>
    <w:p w14:paraId="35406ED5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    </w:t>
      </w:r>
      <w:proofErr w:type="spellStart"/>
      <w:r>
        <w:rPr>
          <w:rFonts w:ascii="Consolas" w:hAnsi="Consolas"/>
          <w:color w:val="333333"/>
          <w:sz w:val="18"/>
        </w:rPr>
        <w:t>random_state</w:t>
      </w:r>
      <w:proofErr w:type="spellEnd"/>
      <w:r>
        <w:rPr>
          <w:rFonts w:ascii="Consolas" w:hAnsi="Consolas"/>
          <w:color w:val="333333"/>
          <w:sz w:val="18"/>
        </w:rPr>
        <w:t>=2019</w:t>
      </w:r>
    </w:p>
    <w:p w14:paraId="03E8B3CE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)</w:t>
      </w:r>
    </w:p>
    <w:p w14:paraId="114691D2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proofErr w:type="gramStart"/>
      <w:r>
        <w:rPr>
          <w:rFonts w:ascii="Consolas" w:hAnsi="Consolas"/>
          <w:color w:val="333333"/>
          <w:sz w:val="18"/>
        </w:rPr>
        <w:t>clf.fit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train_data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train_target</w:t>
      </w:r>
      <w:proofErr w:type="spellEnd"/>
      <w:r>
        <w:rPr>
          <w:rFonts w:ascii="Consolas" w:hAnsi="Consolas"/>
          <w:color w:val="333333"/>
          <w:sz w:val="18"/>
        </w:rPr>
        <w:t>)</w:t>
      </w:r>
    </w:p>
    <w:p w14:paraId="5B54F0AA" w14:textId="77777777" w:rsidR="00F8737C" w:rsidRPr="00D21D4B" w:rsidRDefault="00F8737C" w:rsidP="00F8737C">
      <w:pPr>
        <w:keepNext/>
        <w:keepLines/>
        <w:widowControl/>
        <w:spacing w:before="450" w:line="360" w:lineRule="auto"/>
        <w:jc w:val="left"/>
        <w:outlineLvl w:val="0"/>
        <w:rPr>
          <w:rFonts w:ascii="Calibri" w:eastAsia="MS Gothic" w:hAnsi="Calibri"/>
          <w:color w:val="000000"/>
          <w:kern w:val="0"/>
          <w:sz w:val="30"/>
          <w:szCs w:val="28"/>
        </w:rPr>
      </w:pP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t>第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八</w:t>
      </w: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t xml:space="preserve">章 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Web应用平台</w:t>
      </w:r>
    </w:p>
    <w:p w14:paraId="64A19F9E" w14:textId="77777777" w:rsidR="00F8737C" w:rsidRPr="00D21D4B" w:rsidRDefault="00F8737C" w:rsidP="00D21D4B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8.1 技术架构</w:t>
      </w:r>
    </w:p>
    <w:p w14:paraId="277565E3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为将机器学习模型实际应用于工业生产环境，本项目开发了基于Flask框架的Web应用平台。采用前后端分离架构：</w:t>
      </w:r>
    </w:p>
    <w:p w14:paraId="5DD2881C" w14:textId="77777777" w:rsidR="002D3AD2" w:rsidRDefault="00000000">
      <w:pPr>
        <w:spacing w:after="120" w:line="360" w:lineRule="auto"/>
      </w:pPr>
      <w:r>
        <w:rPr>
          <w:rFonts w:ascii="黑体" w:eastAsia="黑体" w:hAnsi="黑体"/>
          <w:b/>
          <w:sz w:val="24"/>
        </w:rPr>
        <w:t>【Web应用核心代码解析】</w:t>
      </w:r>
    </w:p>
    <w:p w14:paraId="70BC816C" w14:textId="77777777" w:rsidR="002D3AD2" w:rsidRDefault="00000000">
      <w:pPr>
        <w:spacing w:after="120" w:line="360" w:lineRule="auto"/>
      </w:pPr>
      <w:r>
        <w:rPr>
          <w:rFonts w:ascii="宋体" w:hAnsi="宋体"/>
        </w:rPr>
        <w:t>Flask应用初始化与路由设计：</w:t>
      </w:r>
    </w:p>
    <w:p w14:paraId="0ABDF19E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lastRenderedPageBreak/>
        <w:t># app.py - Flask</w:t>
      </w:r>
      <w:r>
        <w:rPr>
          <w:rFonts w:ascii="Consolas" w:hAnsi="Consolas"/>
          <w:color w:val="333333"/>
          <w:sz w:val="18"/>
        </w:rPr>
        <w:t>应用主入口</w:t>
      </w:r>
    </w:p>
    <w:p w14:paraId="33EAE4BC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from flask import Flask, </w:t>
      </w:r>
      <w:proofErr w:type="spellStart"/>
      <w:r>
        <w:rPr>
          <w:rFonts w:ascii="Consolas" w:hAnsi="Consolas"/>
          <w:color w:val="333333"/>
          <w:sz w:val="18"/>
        </w:rPr>
        <w:t>render_template</w:t>
      </w:r>
      <w:proofErr w:type="spellEnd"/>
      <w:r>
        <w:rPr>
          <w:rFonts w:ascii="Consolas" w:hAnsi="Consolas"/>
          <w:color w:val="333333"/>
          <w:sz w:val="18"/>
        </w:rPr>
        <w:t xml:space="preserve">, request, </w:t>
      </w:r>
      <w:proofErr w:type="spellStart"/>
      <w:r>
        <w:rPr>
          <w:rFonts w:ascii="Consolas" w:hAnsi="Consolas"/>
          <w:color w:val="333333"/>
          <w:sz w:val="18"/>
        </w:rPr>
        <w:t>jsonify</w:t>
      </w:r>
      <w:proofErr w:type="spellEnd"/>
    </w:p>
    <w:p w14:paraId="5555CBD3" w14:textId="77777777" w:rsidR="002D3AD2" w:rsidRDefault="002D3AD2">
      <w:pPr>
        <w:shd w:val="clear" w:color="auto" w:fill="F5F5F5"/>
        <w:spacing w:line="280" w:lineRule="auto"/>
        <w:ind w:left="567"/>
      </w:pPr>
    </w:p>
    <w:p w14:paraId="57793B16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app = Flask(__name__)</w:t>
      </w:r>
    </w:p>
    <w:p w14:paraId="60DCA83C" w14:textId="77777777" w:rsidR="002D3AD2" w:rsidRDefault="00000000">
      <w:pPr>
        <w:shd w:val="clear" w:color="auto" w:fill="F5F5F5"/>
        <w:spacing w:line="280" w:lineRule="auto"/>
        <w:ind w:left="567"/>
      </w:pPr>
      <w:proofErr w:type="spellStart"/>
      <w:proofErr w:type="gramStart"/>
      <w:r>
        <w:rPr>
          <w:rFonts w:ascii="Consolas" w:hAnsi="Consolas"/>
          <w:color w:val="333333"/>
          <w:sz w:val="18"/>
        </w:rPr>
        <w:t>app.secret</w:t>
      </w:r>
      <w:proofErr w:type="gramEnd"/>
      <w:r>
        <w:rPr>
          <w:rFonts w:ascii="Consolas" w:hAnsi="Consolas"/>
          <w:color w:val="333333"/>
          <w:sz w:val="18"/>
        </w:rPr>
        <w:t>_key</w:t>
      </w:r>
      <w:proofErr w:type="spellEnd"/>
      <w:r>
        <w:rPr>
          <w:rFonts w:ascii="Consolas" w:hAnsi="Consolas"/>
          <w:color w:val="333333"/>
          <w:sz w:val="18"/>
        </w:rPr>
        <w:t xml:space="preserve"> = 'steam_prediction_secret_key_2024'</w:t>
      </w:r>
    </w:p>
    <w:p w14:paraId="0C2EFF8F" w14:textId="77777777" w:rsidR="002D3AD2" w:rsidRDefault="002D3AD2">
      <w:pPr>
        <w:shd w:val="clear" w:color="auto" w:fill="F5F5F5"/>
        <w:spacing w:line="280" w:lineRule="auto"/>
        <w:ind w:left="567"/>
      </w:pPr>
    </w:p>
    <w:p w14:paraId="020ECACC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全局缓存（避免重复加载数据与模型）</w:t>
      </w:r>
    </w:p>
    <w:p w14:paraId="0C86B048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DATA_CACHE = {}   # </w:t>
      </w:r>
      <w:r>
        <w:rPr>
          <w:rFonts w:ascii="Consolas" w:hAnsi="Consolas"/>
          <w:color w:val="333333"/>
          <w:sz w:val="18"/>
        </w:rPr>
        <w:t>存储训练</w:t>
      </w:r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t>测试数据集</w:t>
      </w:r>
    </w:p>
    <w:p w14:paraId="2625682B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MODEL_CACHE = {}  # </w:t>
      </w:r>
      <w:r>
        <w:rPr>
          <w:rFonts w:ascii="Consolas" w:hAnsi="Consolas"/>
          <w:color w:val="333333"/>
          <w:sz w:val="18"/>
        </w:rPr>
        <w:t>存储已训练的模型对象</w:t>
      </w:r>
    </w:p>
    <w:p w14:paraId="0419F1F6" w14:textId="77777777" w:rsidR="002D3AD2" w:rsidRDefault="002D3AD2">
      <w:pPr>
        <w:shd w:val="clear" w:color="auto" w:fill="F5F5F5"/>
        <w:spacing w:line="280" w:lineRule="auto"/>
        <w:ind w:left="567"/>
      </w:pPr>
    </w:p>
    <w:p w14:paraId="7264255F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核心</w:t>
      </w:r>
      <w:r>
        <w:rPr>
          <w:rFonts w:ascii="Consolas" w:hAnsi="Consolas"/>
          <w:color w:val="333333"/>
          <w:sz w:val="18"/>
        </w:rPr>
        <w:t>API</w:t>
      </w:r>
      <w:r>
        <w:rPr>
          <w:rFonts w:ascii="Consolas" w:hAnsi="Consolas"/>
          <w:color w:val="333333"/>
          <w:sz w:val="18"/>
        </w:rPr>
        <w:t>路由一览：</w:t>
      </w:r>
    </w:p>
    <w:p w14:paraId="06FA9C26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 xml:space="preserve"># GET  /                - </w:t>
      </w:r>
      <w:r>
        <w:rPr>
          <w:rFonts w:ascii="Consolas" w:hAnsi="Consolas"/>
          <w:color w:val="333333"/>
          <w:sz w:val="18"/>
        </w:rPr>
        <w:t>返回前端页面</w:t>
      </w:r>
    </w:p>
    <w:p w14:paraId="57450597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# POST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</w:t>
      </w:r>
      <w:proofErr w:type="spellStart"/>
      <w:r>
        <w:rPr>
          <w:rFonts w:ascii="Consolas" w:hAnsi="Consolas"/>
          <w:color w:val="333333"/>
          <w:sz w:val="18"/>
        </w:rPr>
        <w:t>load_data</w:t>
      </w:r>
      <w:proofErr w:type="spellEnd"/>
      <w:r>
        <w:rPr>
          <w:rFonts w:ascii="Consolas" w:hAnsi="Consolas"/>
          <w:color w:val="333333"/>
          <w:sz w:val="18"/>
        </w:rPr>
        <w:t xml:space="preserve">   - </w:t>
      </w:r>
      <w:r>
        <w:rPr>
          <w:rFonts w:ascii="Consolas" w:hAnsi="Consolas"/>
          <w:color w:val="333333"/>
          <w:sz w:val="18"/>
        </w:rPr>
        <w:t>加载数据文件</w:t>
      </w:r>
    </w:p>
    <w:p w14:paraId="0DF45D02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# POST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</w:t>
      </w:r>
      <w:proofErr w:type="spellStart"/>
      <w:r>
        <w:rPr>
          <w:rFonts w:ascii="Consolas" w:hAnsi="Consolas"/>
          <w:color w:val="333333"/>
          <w:sz w:val="18"/>
        </w:rPr>
        <w:t>data_stats</w:t>
      </w:r>
      <w:proofErr w:type="spellEnd"/>
      <w:r>
        <w:rPr>
          <w:rFonts w:ascii="Consolas" w:hAnsi="Consolas"/>
          <w:color w:val="333333"/>
          <w:sz w:val="18"/>
        </w:rPr>
        <w:t xml:space="preserve">  - </w:t>
      </w:r>
      <w:r>
        <w:rPr>
          <w:rFonts w:ascii="Consolas" w:hAnsi="Consolas"/>
          <w:color w:val="333333"/>
          <w:sz w:val="18"/>
        </w:rPr>
        <w:t>基本统计分析</w:t>
      </w:r>
    </w:p>
    <w:p w14:paraId="72A0BF75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# POST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 xml:space="preserve">/correlation - </w:t>
      </w:r>
      <w:r>
        <w:rPr>
          <w:rFonts w:ascii="Consolas" w:hAnsi="Consolas"/>
          <w:color w:val="333333"/>
          <w:sz w:val="18"/>
        </w:rPr>
        <w:t>特征相关性分析</w:t>
      </w:r>
    </w:p>
    <w:p w14:paraId="1BDDF261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# POST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</w:t>
      </w:r>
      <w:proofErr w:type="spellStart"/>
      <w:r>
        <w:rPr>
          <w:rFonts w:ascii="Consolas" w:hAnsi="Consolas"/>
          <w:color w:val="333333"/>
          <w:sz w:val="18"/>
        </w:rPr>
        <w:t>train_model</w:t>
      </w:r>
      <w:proofErr w:type="spellEnd"/>
      <w:r>
        <w:rPr>
          <w:rFonts w:ascii="Consolas" w:hAnsi="Consolas"/>
          <w:color w:val="333333"/>
          <w:sz w:val="18"/>
        </w:rPr>
        <w:t xml:space="preserve"> - </w:t>
      </w:r>
      <w:r>
        <w:rPr>
          <w:rFonts w:ascii="Consolas" w:hAnsi="Consolas"/>
          <w:color w:val="333333"/>
          <w:sz w:val="18"/>
        </w:rPr>
        <w:t>模型训练（支持</w:t>
      </w:r>
      <w:r>
        <w:rPr>
          <w:rFonts w:ascii="Consolas" w:hAnsi="Consolas"/>
          <w:color w:val="333333"/>
          <w:sz w:val="18"/>
        </w:rPr>
        <w:t>8</w:t>
      </w:r>
      <w:r>
        <w:rPr>
          <w:rFonts w:ascii="Consolas" w:hAnsi="Consolas"/>
          <w:color w:val="333333"/>
          <w:sz w:val="18"/>
        </w:rPr>
        <w:t>种算法）</w:t>
      </w:r>
    </w:p>
    <w:p w14:paraId="2CA824EB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# POST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 xml:space="preserve">/predict     - </w:t>
      </w:r>
      <w:r>
        <w:rPr>
          <w:rFonts w:ascii="Consolas" w:hAnsi="Consolas"/>
          <w:color w:val="333333"/>
          <w:sz w:val="18"/>
        </w:rPr>
        <w:t>在线预测（单样本</w:t>
      </w:r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t>批量）</w:t>
      </w:r>
    </w:p>
    <w:p w14:paraId="499D0F42" w14:textId="77777777" w:rsidR="002D3AD2" w:rsidRDefault="00000000">
      <w:pPr>
        <w:shd w:val="clear" w:color="auto" w:fill="F5F5F5"/>
        <w:spacing w:line="280" w:lineRule="auto"/>
        <w:ind w:left="567"/>
      </w:pPr>
      <w:r>
        <w:rPr>
          <w:rFonts w:ascii="Consolas" w:hAnsi="Consolas"/>
          <w:color w:val="333333"/>
          <w:sz w:val="18"/>
        </w:rPr>
        <w:t># GET  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</w:t>
      </w:r>
      <w:proofErr w:type="spellStart"/>
      <w:r>
        <w:rPr>
          <w:rFonts w:ascii="Consolas" w:hAnsi="Consolas"/>
          <w:color w:val="333333"/>
          <w:sz w:val="18"/>
        </w:rPr>
        <w:t>available_models</w:t>
      </w:r>
      <w:proofErr w:type="spellEnd"/>
      <w:r>
        <w:rPr>
          <w:rFonts w:ascii="Consolas" w:hAnsi="Consolas"/>
          <w:color w:val="333333"/>
          <w:sz w:val="18"/>
        </w:rPr>
        <w:t xml:space="preserve"> - </w:t>
      </w:r>
      <w:r>
        <w:rPr>
          <w:rFonts w:ascii="Consolas" w:hAnsi="Consolas"/>
          <w:color w:val="333333"/>
          <w:sz w:val="18"/>
        </w:rPr>
        <w:t>获取可用模型列表</w:t>
      </w:r>
    </w:p>
    <w:p w14:paraId="295F202F" w14:textId="77777777" w:rsidR="002D3AD2" w:rsidRDefault="00000000">
      <w:pPr>
        <w:spacing w:after="120" w:line="360" w:lineRule="auto"/>
      </w:pPr>
      <w:r>
        <w:rPr>
          <w:rFonts w:ascii="宋体" w:hAnsi="宋体"/>
        </w:rPr>
        <w:t>【设计亮点】采用内存缓存策略（DATA_CACHE和MODEL_CACHE），避免每次请求都重新加载数据和训练模型；使用线程池（</w:t>
      </w:r>
      <w:proofErr w:type="spellStart"/>
      <w:r>
        <w:rPr>
          <w:rFonts w:ascii="宋体" w:hAnsi="宋体"/>
        </w:rPr>
        <w:t>ThreadPoolExecutor</w:t>
      </w:r>
      <w:proofErr w:type="spellEnd"/>
      <w:r>
        <w:rPr>
          <w:rFonts w:ascii="宋体" w:hAnsi="宋体"/>
        </w:rPr>
        <w:t>）实现多模型并行训练；RESTful API设计使得前后端完全解耦，前端可灵活替换。</w:t>
      </w:r>
    </w:p>
    <w:p w14:paraId="4162704F" w14:textId="77777777" w:rsidR="00F8737C" w:rsidRPr="00D21D4B" w:rsidRDefault="00F8737C" w:rsidP="00F8737C">
      <w:pPr>
        <w:widowControl/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后端：Python Flask框架，集成scikit-learn机器学习库，提供RESTful API接口</w:t>
      </w:r>
    </w:p>
    <w:p w14:paraId="787B5A3E" w14:textId="77777777" w:rsidR="00F8737C" w:rsidRPr="00D21D4B" w:rsidRDefault="00F8737C" w:rsidP="00F8737C">
      <w:pPr>
        <w:widowControl/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前端：HTML/CSS/JavaScript单页应用，提供交互式用户界面</w:t>
      </w:r>
    </w:p>
    <w:p w14:paraId="2F41EAAB" w14:textId="77777777" w:rsidR="00F8737C" w:rsidRPr="00D21D4B" w:rsidRDefault="00F8737C" w:rsidP="00F8737C">
      <w:pPr>
        <w:widowControl/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  <w:lang w:eastAsia="en-US"/>
        </w:rPr>
      </w:pPr>
      <w:proofErr w:type="spellStart"/>
      <w:r w:rsidRPr="00D21D4B">
        <w:rPr>
          <w:rFonts w:ascii="宋体" w:hAnsi="宋体"/>
          <w:kern w:val="0"/>
          <w:sz w:val="24"/>
          <w:szCs w:val="22"/>
          <w:lang w:eastAsia="en-US"/>
        </w:rPr>
        <w:t>数据存储：内存缓存（DATA_CACHE和MODEL_CACHE</w:t>
      </w:r>
      <w:proofErr w:type="spellEnd"/>
      <w:r w:rsidRPr="00D21D4B">
        <w:rPr>
          <w:rFonts w:ascii="宋体" w:hAnsi="宋体"/>
          <w:kern w:val="0"/>
          <w:sz w:val="24"/>
          <w:szCs w:val="22"/>
          <w:lang w:eastAsia="en-US"/>
        </w:rPr>
        <w:t>），</w:t>
      </w:r>
      <w:proofErr w:type="spellStart"/>
      <w:r w:rsidRPr="00D21D4B">
        <w:rPr>
          <w:rFonts w:ascii="宋体" w:hAnsi="宋体"/>
          <w:kern w:val="0"/>
          <w:sz w:val="24"/>
          <w:szCs w:val="22"/>
          <w:lang w:eastAsia="en-US"/>
        </w:rPr>
        <w:t>支持快速数据访问和模型调用</w:t>
      </w:r>
      <w:proofErr w:type="spellEnd"/>
    </w:p>
    <w:p w14:paraId="0ED47C90" w14:textId="77777777" w:rsidR="00F8737C" w:rsidRPr="00D21D4B" w:rsidRDefault="00F8737C" w:rsidP="00D21D4B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8.2 功能模块</w:t>
      </w:r>
    </w:p>
    <w:p w14:paraId="08BB5D02" w14:textId="77777777" w:rsidR="00921598" w:rsidRDefault="00F8737C" w:rsidP="00921598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Web平台包含以下核心功能模块：</w:t>
      </w:r>
    </w:p>
    <w:p w14:paraId="16EBCE27" w14:textId="226B6BC4" w:rsidR="00921598" w:rsidRPr="00D21D4B" w:rsidRDefault="00921598" w:rsidP="00921598">
      <w:pPr>
        <w:widowControl/>
        <w:spacing w:after="120" w:line="360" w:lineRule="auto"/>
        <w:jc w:val="center"/>
        <w:rPr>
          <w:rFonts w:ascii="宋体" w:hAnsi="宋体" w:hint="eastAsia"/>
          <w:kern w:val="0"/>
          <w:sz w:val="24"/>
          <w:szCs w:val="22"/>
        </w:rPr>
      </w:pPr>
      <w:r>
        <w:rPr>
          <w:rFonts w:ascii="宋体" w:hAnsi="宋体" w:hint="eastAsia"/>
          <w:sz w:val="18"/>
          <w:szCs w:val="18"/>
        </w:rPr>
        <w:t>表1</w:t>
      </w:r>
      <w:r w:rsidR="007C2ED3">
        <w:rPr>
          <w:rFonts w:ascii="宋体" w:hAnsi="宋体" w:hint="eastAsia"/>
          <w:sz w:val="18"/>
          <w:szCs w:val="18"/>
        </w:rPr>
        <w:t>8</w:t>
      </w:r>
      <w:r>
        <w:rPr>
          <w:rFonts w:ascii="宋体" w:hAnsi="宋体" w:hint="eastAsia"/>
          <w:sz w:val="18"/>
          <w:szCs w:val="18"/>
        </w:rPr>
        <w:t xml:space="preserve">—1 </w:t>
      </w:r>
      <w:r w:rsidRPr="00921598">
        <w:rPr>
          <w:rFonts w:ascii="宋体" w:hAnsi="宋体"/>
          <w:sz w:val="18"/>
          <w:szCs w:val="18"/>
        </w:rPr>
        <w:t>Web平台核心功能模块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4801"/>
        <w:gridCol w:w="2832"/>
      </w:tblGrid>
      <w:tr w:rsidR="00F8737C" w:rsidRPr="00367418" w14:paraId="0AC1E474" w14:textId="77777777">
        <w:tc>
          <w:tcPr>
            <w:tcW w:w="788" w:type="pct"/>
          </w:tcPr>
          <w:p w14:paraId="6F505906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模</w:t>
            </w:r>
            <w:r w:rsidRPr="00367418">
              <w:rPr>
                <w:rFonts w:ascii="宋体" w:hAnsi="宋体" w:cs="微软雅黑" w:hint="eastAsia"/>
                <w:kern w:val="0"/>
                <w:sz w:val="18"/>
                <w:szCs w:val="18"/>
                <w:lang w:eastAsia="en-US"/>
              </w:rPr>
              <w:t>块</w:t>
            </w:r>
            <w:proofErr w:type="spellEnd"/>
          </w:p>
        </w:tc>
        <w:tc>
          <w:tcPr>
            <w:tcW w:w="2649" w:type="pct"/>
          </w:tcPr>
          <w:p w14:paraId="7874377C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功能描述</w:t>
            </w:r>
            <w:proofErr w:type="spellEnd"/>
          </w:p>
        </w:tc>
        <w:tc>
          <w:tcPr>
            <w:tcW w:w="1563" w:type="pct"/>
          </w:tcPr>
          <w:p w14:paraId="1D817713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核心API</w:t>
            </w:r>
            <w:proofErr w:type="spellEnd"/>
          </w:p>
        </w:tc>
      </w:tr>
      <w:tr w:rsidR="00F8737C" w:rsidRPr="00367418" w14:paraId="20268710" w14:textId="77777777">
        <w:tc>
          <w:tcPr>
            <w:tcW w:w="788" w:type="pct"/>
          </w:tcPr>
          <w:p w14:paraId="4B65F3BB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数据加载</w:t>
            </w:r>
            <w:proofErr w:type="spellEnd"/>
          </w:p>
        </w:tc>
        <w:tc>
          <w:tcPr>
            <w:tcW w:w="2649" w:type="pct"/>
          </w:tcPr>
          <w:p w14:paraId="2144329D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</w:rPr>
              <w:t>上传或加载训练/测试数据集</w:t>
            </w:r>
          </w:p>
        </w:tc>
        <w:tc>
          <w:tcPr>
            <w:tcW w:w="1563" w:type="pct"/>
          </w:tcPr>
          <w:p w14:paraId="5056772B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/</w:t>
            </w: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api</w:t>
            </w:r>
            <w:proofErr w:type="spellEnd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/</w:t>
            </w: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load_data</w:t>
            </w:r>
            <w:proofErr w:type="spellEnd"/>
          </w:p>
        </w:tc>
      </w:tr>
      <w:tr w:rsidR="00F8737C" w:rsidRPr="00367418" w14:paraId="2EA8557D" w14:textId="77777777">
        <w:tc>
          <w:tcPr>
            <w:tcW w:w="788" w:type="pct"/>
          </w:tcPr>
          <w:p w14:paraId="01182D82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数据探索</w:t>
            </w:r>
            <w:proofErr w:type="spellEnd"/>
          </w:p>
        </w:tc>
        <w:tc>
          <w:tcPr>
            <w:tcW w:w="2649" w:type="pct"/>
          </w:tcPr>
          <w:p w14:paraId="17968CA6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</w:rPr>
              <w:t>统计分析、</w:t>
            </w:r>
            <w:proofErr w:type="gramStart"/>
            <w:r w:rsidRPr="00367418">
              <w:rPr>
                <w:rFonts w:ascii="宋体" w:hAnsi="宋体"/>
                <w:kern w:val="0"/>
                <w:sz w:val="18"/>
                <w:szCs w:val="18"/>
              </w:rPr>
              <w:t>缺失值</w:t>
            </w:r>
            <w:proofErr w:type="gramEnd"/>
            <w:r w:rsidRPr="00367418">
              <w:rPr>
                <w:rFonts w:ascii="宋体" w:hAnsi="宋体"/>
                <w:kern w:val="0"/>
                <w:sz w:val="18"/>
                <w:szCs w:val="18"/>
              </w:rPr>
              <w:t>检测、分布可视化</w:t>
            </w:r>
          </w:p>
        </w:tc>
        <w:tc>
          <w:tcPr>
            <w:tcW w:w="1563" w:type="pct"/>
          </w:tcPr>
          <w:p w14:paraId="059E8D88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/</w:t>
            </w: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api</w:t>
            </w:r>
            <w:proofErr w:type="spellEnd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/</w:t>
            </w: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data_stats</w:t>
            </w:r>
            <w:proofErr w:type="spellEnd"/>
          </w:p>
        </w:tc>
      </w:tr>
      <w:tr w:rsidR="00F8737C" w:rsidRPr="00367418" w14:paraId="6D173632" w14:textId="77777777">
        <w:tc>
          <w:tcPr>
            <w:tcW w:w="788" w:type="pct"/>
          </w:tcPr>
          <w:p w14:paraId="0AE46BA7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特征分析</w:t>
            </w:r>
            <w:proofErr w:type="spellEnd"/>
          </w:p>
        </w:tc>
        <w:tc>
          <w:tcPr>
            <w:tcW w:w="2649" w:type="pct"/>
          </w:tcPr>
          <w:p w14:paraId="78028938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</w:rPr>
              <w:t>特征相关性分析、箱线图、直方图</w:t>
            </w:r>
          </w:p>
        </w:tc>
        <w:tc>
          <w:tcPr>
            <w:tcW w:w="1563" w:type="pct"/>
          </w:tcPr>
          <w:p w14:paraId="14571D99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/</w:t>
            </w: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api</w:t>
            </w:r>
            <w:proofErr w:type="spellEnd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/correlation</w:t>
            </w:r>
          </w:p>
        </w:tc>
      </w:tr>
      <w:tr w:rsidR="00F8737C" w:rsidRPr="00367418" w14:paraId="6551F7B8" w14:textId="77777777">
        <w:tc>
          <w:tcPr>
            <w:tcW w:w="788" w:type="pct"/>
          </w:tcPr>
          <w:p w14:paraId="2E86FE2C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模型训练</w:t>
            </w:r>
            <w:proofErr w:type="spellEnd"/>
          </w:p>
        </w:tc>
        <w:tc>
          <w:tcPr>
            <w:tcW w:w="2649" w:type="pct"/>
          </w:tcPr>
          <w:p w14:paraId="0BD1A7F1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</w:rPr>
              <w:t>支持8种回归模型，含交叉验证</w:t>
            </w:r>
          </w:p>
        </w:tc>
        <w:tc>
          <w:tcPr>
            <w:tcW w:w="1563" w:type="pct"/>
          </w:tcPr>
          <w:p w14:paraId="052486BF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/</w:t>
            </w: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api</w:t>
            </w:r>
            <w:proofErr w:type="spellEnd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/</w:t>
            </w: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train_model</w:t>
            </w:r>
            <w:proofErr w:type="spellEnd"/>
          </w:p>
        </w:tc>
      </w:tr>
      <w:tr w:rsidR="00F8737C" w:rsidRPr="00367418" w14:paraId="70194B1B" w14:textId="77777777">
        <w:tc>
          <w:tcPr>
            <w:tcW w:w="788" w:type="pct"/>
          </w:tcPr>
          <w:p w14:paraId="14993FBD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结果评估</w:t>
            </w:r>
            <w:proofErr w:type="spellEnd"/>
          </w:p>
        </w:tc>
        <w:tc>
          <w:tcPr>
            <w:tcW w:w="2649" w:type="pct"/>
          </w:tcPr>
          <w:p w14:paraId="562EECBB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</w:rPr>
              <w:t>训练过程可视化、多模型对比</w:t>
            </w:r>
          </w:p>
        </w:tc>
        <w:tc>
          <w:tcPr>
            <w:tcW w:w="1563" w:type="pct"/>
          </w:tcPr>
          <w:p w14:paraId="613CAF2D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/</w:t>
            </w: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api</w:t>
            </w:r>
            <w:proofErr w:type="spellEnd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/</w:t>
            </w: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train_results</w:t>
            </w:r>
            <w:proofErr w:type="spellEnd"/>
          </w:p>
        </w:tc>
      </w:tr>
      <w:tr w:rsidR="00F8737C" w:rsidRPr="00367418" w14:paraId="4AE74414" w14:textId="77777777">
        <w:tc>
          <w:tcPr>
            <w:tcW w:w="788" w:type="pct"/>
          </w:tcPr>
          <w:p w14:paraId="15632B05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在</w:t>
            </w:r>
            <w:r w:rsidRPr="00367418">
              <w:rPr>
                <w:rFonts w:ascii="宋体" w:hAnsi="宋体" w:cs="微软雅黑" w:hint="eastAsia"/>
                <w:kern w:val="0"/>
                <w:sz w:val="18"/>
                <w:szCs w:val="18"/>
                <w:lang w:eastAsia="en-US"/>
              </w:rPr>
              <w:t>线预测</w:t>
            </w:r>
            <w:proofErr w:type="spellEnd"/>
          </w:p>
        </w:tc>
        <w:tc>
          <w:tcPr>
            <w:tcW w:w="2649" w:type="pct"/>
          </w:tcPr>
          <w:p w14:paraId="18761AFD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</w:rPr>
              <w:t>单样本或批量预测、自定义输入</w:t>
            </w:r>
          </w:p>
        </w:tc>
        <w:tc>
          <w:tcPr>
            <w:tcW w:w="1563" w:type="pct"/>
          </w:tcPr>
          <w:p w14:paraId="05F609EC" w14:textId="77777777" w:rsidR="00F8737C" w:rsidRPr="00367418" w:rsidRDefault="00F8737C" w:rsidP="00367418">
            <w:pPr>
              <w:widowControl/>
              <w:spacing w:beforeLines="50" w:before="120" w:line="360" w:lineRule="auto"/>
              <w:jc w:val="center"/>
              <w:rPr>
                <w:rFonts w:ascii="宋体" w:hAnsi="宋体" w:hint="eastAsia"/>
                <w:kern w:val="0"/>
                <w:sz w:val="18"/>
                <w:szCs w:val="18"/>
                <w:lang w:eastAsia="en-US"/>
              </w:rPr>
            </w:pPr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/</w:t>
            </w:r>
            <w:proofErr w:type="spellStart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api</w:t>
            </w:r>
            <w:proofErr w:type="spellEnd"/>
            <w:r w:rsidRPr="00367418">
              <w:rPr>
                <w:rFonts w:ascii="宋体" w:hAnsi="宋体"/>
                <w:kern w:val="0"/>
                <w:sz w:val="18"/>
                <w:szCs w:val="18"/>
                <w:lang w:eastAsia="en-US"/>
              </w:rPr>
              <w:t>/predict</w:t>
            </w:r>
          </w:p>
        </w:tc>
      </w:tr>
    </w:tbl>
    <w:p w14:paraId="252B8696" w14:textId="77777777" w:rsidR="00F8737C" w:rsidRPr="00D21D4B" w:rsidRDefault="00F8737C" w:rsidP="00F8737C">
      <w:pPr>
        <w:widowControl/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  <w:lang w:eastAsia="en-US"/>
        </w:rPr>
      </w:pPr>
    </w:p>
    <w:p w14:paraId="11D701BC" w14:textId="77777777" w:rsidR="00F8737C" w:rsidRPr="00D21D4B" w:rsidRDefault="00F8737C" w:rsidP="00D21D4B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  <w:lang w:eastAsia="en-US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  <w:lang w:eastAsia="en-US"/>
        </w:rPr>
        <w:lastRenderedPageBreak/>
        <w:t xml:space="preserve">8.3 </w:t>
      </w:r>
      <w:proofErr w:type="spellStart"/>
      <w:r w:rsidRPr="00D21D4B">
        <w:rPr>
          <w:rFonts w:ascii="黑体" w:eastAsia="黑体" w:hAnsi="黑体"/>
          <w:color w:val="000000"/>
          <w:kern w:val="0"/>
          <w:sz w:val="28"/>
          <w:szCs w:val="26"/>
          <w:lang w:eastAsia="en-US"/>
        </w:rPr>
        <w:t>支持的模型算法</w:t>
      </w:r>
      <w:proofErr w:type="spellEnd"/>
    </w:p>
    <w:p w14:paraId="006A4997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Web平台内置了8种回归模型，用户可根据需求灵活选择：线性回归、岭回归（Ridge）、SGD回归、K近邻回归、决策树回归、随机森林回归、梯度提升回归（GBRT）、极端随机树回归（</w:t>
      </w:r>
      <w:proofErr w:type="spellStart"/>
      <w:r w:rsidRPr="00D21D4B">
        <w:rPr>
          <w:rFonts w:ascii="宋体" w:hAnsi="宋体"/>
          <w:kern w:val="0"/>
          <w:sz w:val="24"/>
          <w:szCs w:val="22"/>
        </w:rPr>
        <w:t>ExtraTrees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）。</w:t>
      </w:r>
    </w:p>
    <w:p w14:paraId="0895D37E" w14:textId="77777777" w:rsidR="00F8737C" w:rsidRPr="00D21D4B" w:rsidRDefault="00F8737C" w:rsidP="00F8737C">
      <w:pPr>
        <w:keepNext/>
        <w:keepLines/>
        <w:widowControl/>
        <w:spacing w:before="450" w:line="360" w:lineRule="auto"/>
        <w:jc w:val="left"/>
        <w:outlineLvl w:val="0"/>
        <w:rPr>
          <w:rFonts w:ascii="Calibri" w:eastAsia="MS Gothic" w:hAnsi="Calibri"/>
          <w:color w:val="000000"/>
          <w:kern w:val="0"/>
          <w:sz w:val="30"/>
          <w:szCs w:val="28"/>
        </w:rPr>
      </w:pP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t>第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九</w:t>
      </w:r>
      <w:r w:rsidRPr="00D21D4B">
        <w:rPr>
          <w:rFonts w:ascii="黑体" w:eastAsia="黑体" w:hAnsi="黑体" w:hint="eastAsia"/>
          <w:color w:val="000000"/>
          <w:kern w:val="0"/>
          <w:sz w:val="30"/>
          <w:szCs w:val="28"/>
        </w:rPr>
        <w:t xml:space="preserve">章 </w:t>
      </w:r>
      <w:r w:rsidRPr="00D21D4B">
        <w:rPr>
          <w:rFonts w:ascii="黑体" w:eastAsia="黑体" w:hAnsi="黑体"/>
          <w:color w:val="000000"/>
          <w:kern w:val="0"/>
          <w:sz w:val="30"/>
          <w:szCs w:val="28"/>
        </w:rPr>
        <w:t>结论与展望</w:t>
      </w:r>
    </w:p>
    <w:p w14:paraId="76DF2DA3" w14:textId="77777777" w:rsidR="00F8737C" w:rsidRPr="00D21D4B" w:rsidRDefault="00F8737C" w:rsidP="00D21D4B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9.1 工作总结</w:t>
      </w:r>
    </w:p>
    <w:p w14:paraId="6AE6B9A4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本实</w:t>
      </w:r>
      <w:proofErr w:type="gramStart"/>
      <w:r w:rsidRPr="00D21D4B">
        <w:rPr>
          <w:rFonts w:ascii="宋体" w:hAnsi="宋体"/>
          <w:kern w:val="0"/>
          <w:sz w:val="24"/>
          <w:szCs w:val="22"/>
        </w:rPr>
        <w:t>训项目</w:t>
      </w:r>
      <w:proofErr w:type="gramEnd"/>
      <w:r w:rsidRPr="00D21D4B">
        <w:rPr>
          <w:rFonts w:ascii="宋体" w:hAnsi="宋体"/>
          <w:kern w:val="0"/>
          <w:sz w:val="24"/>
          <w:szCs w:val="22"/>
        </w:rPr>
        <w:t>完成了工业蒸汽量预测的完整机器学习流程，主要工作和成果包括：</w:t>
      </w:r>
    </w:p>
    <w:p w14:paraId="306CAEB5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（1）完成了数据探索分析，掌握了工业传感器数据的基本特征和分布规律；</w:t>
      </w:r>
    </w:p>
    <w:p w14:paraId="54771F68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（2）实施了包括数据标准化、异常值处理、PCA</w:t>
      </w:r>
      <w:proofErr w:type="gramStart"/>
      <w:r w:rsidRPr="00D21D4B">
        <w:rPr>
          <w:rFonts w:ascii="宋体" w:hAnsi="宋体"/>
          <w:kern w:val="0"/>
          <w:sz w:val="24"/>
          <w:szCs w:val="22"/>
        </w:rPr>
        <w:t>降维和</w:t>
      </w:r>
      <w:proofErr w:type="gramEnd"/>
      <w:r w:rsidRPr="00D21D4B">
        <w:rPr>
          <w:rFonts w:ascii="宋体" w:hAnsi="宋体"/>
          <w:kern w:val="0"/>
          <w:sz w:val="24"/>
          <w:szCs w:val="22"/>
        </w:rPr>
        <w:t>特征交叉构造在内的系统特征工程；</w:t>
      </w:r>
    </w:p>
    <w:p w14:paraId="78FCC7D2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（3）对比了线性回归、KNN、随机森林和</w:t>
      </w:r>
      <w:proofErr w:type="spellStart"/>
      <w:r w:rsidRPr="00D21D4B">
        <w:rPr>
          <w:rFonts w:ascii="宋体" w:hAnsi="宋体"/>
          <w:kern w:val="0"/>
          <w:sz w:val="24"/>
          <w:szCs w:val="22"/>
        </w:rPr>
        <w:t>LightGBM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四种模型的预测性能，最终选择</w:t>
      </w:r>
      <w:proofErr w:type="spellStart"/>
      <w:r w:rsidRPr="00D21D4B">
        <w:rPr>
          <w:rFonts w:ascii="宋体" w:hAnsi="宋体"/>
          <w:kern w:val="0"/>
          <w:sz w:val="24"/>
          <w:szCs w:val="22"/>
        </w:rPr>
        <w:t>LightGBM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作为核心模型，在验证集上取得了MSE≈0.104的预测精度；</w:t>
      </w:r>
    </w:p>
    <w:p w14:paraId="148ACAD6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（4）通过5折交叉验证确保了模型评估的可靠性，验证了模型的泛化能力；</w:t>
      </w:r>
    </w:p>
    <w:p w14:paraId="2B943DD9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（5）开发了基于Flask的Web应用平台，实现了从数据加载到在线预测的完整功能链路。</w:t>
      </w:r>
    </w:p>
    <w:p w14:paraId="711579F5" w14:textId="77777777" w:rsidR="00F8737C" w:rsidRPr="00D21D4B" w:rsidRDefault="00F8737C" w:rsidP="00D21D4B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t>9.2 技术收获</w:t>
      </w:r>
    </w:p>
    <w:p w14:paraId="5FF49AD2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通过本实训，深入理解和实践了以下机器学习核心技术：</w:t>
      </w:r>
    </w:p>
    <w:p w14:paraId="45E45D01" w14:textId="77777777" w:rsidR="00F8737C" w:rsidRPr="007C2ED3" w:rsidRDefault="00F8737C" w:rsidP="007C2ED3">
      <w:pPr>
        <w:pStyle w:val="af4"/>
        <w:widowControl/>
        <w:numPr>
          <w:ilvl w:val="0"/>
          <w:numId w:val="4"/>
        </w:numPr>
        <w:spacing w:after="120" w:line="360" w:lineRule="auto"/>
        <w:ind w:firstLineChars="0"/>
        <w:jc w:val="left"/>
        <w:rPr>
          <w:rFonts w:ascii="宋体" w:hAnsi="宋体" w:hint="eastAsia"/>
          <w:kern w:val="0"/>
          <w:sz w:val="24"/>
          <w:szCs w:val="22"/>
        </w:rPr>
      </w:pPr>
      <w:r w:rsidRPr="007C2ED3">
        <w:rPr>
          <w:rFonts w:ascii="宋体" w:hAnsi="宋体"/>
          <w:kern w:val="0"/>
          <w:sz w:val="24"/>
          <w:szCs w:val="22"/>
        </w:rPr>
        <w:t>回归问题的建模思路与评价指标选择</w:t>
      </w:r>
    </w:p>
    <w:p w14:paraId="64D0CCB9" w14:textId="77777777" w:rsidR="00F8737C" w:rsidRPr="007C2ED3" w:rsidRDefault="00F8737C" w:rsidP="007C2ED3">
      <w:pPr>
        <w:pStyle w:val="af4"/>
        <w:widowControl/>
        <w:numPr>
          <w:ilvl w:val="0"/>
          <w:numId w:val="4"/>
        </w:numPr>
        <w:spacing w:after="120" w:line="360" w:lineRule="auto"/>
        <w:ind w:firstLineChars="0"/>
        <w:jc w:val="left"/>
        <w:rPr>
          <w:rFonts w:ascii="宋体" w:hAnsi="宋体" w:hint="eastAsia"/>
          <w:kern w:val="0"/>
          <w:sz w:val="24"/>
          <w:szCs w:val="22"/>
        </w:rPr>
      </w:pPr>
      <w:r w:rsidRPr="007C2ED3">
        <w:rPr>
          <w:rFonts w:ascii="宋体" w:hAnsi="宋体"/>
          <w:kern w:val="0"/>
          <w:sz w:val="24"/>
          <w:szCs w:val="22"/>
        </w:rPr>
        <w:t>数据预处理与特征工程方法（标准化、PCA、特征交叉）</w:t>
      </w:r>
    </w:p>
    <w:p w14:paraId="394ABB7C" w14:textId="77777777" w:rsidR="00F8737C" w:rsidRPr="007C2ED3" w:rsidRDefault="00F8737C" w:rsidP="007C2ED3">
      <w:pPr>
        <w:pStyle w:val="af4"/>
        <w:widowControl/>
        <w:numPr>
          <w:ilvl w:val="0"/>
          <w:numId w:val="4"/>
        </w:numPr>
        <w:spacing w:after="120" w:line="360" w:lineRule="auto"/>
        <w:ind w:firstLineChars="0"/>
        <w:jc w:val="left"/>
        <w:rPr>
          <w:rFonts w:ascii="宋体" w:hAnsi="宋体" w:hint="eastAsia"/>
          <w:kern w:val="0"/>
          <w:sz w:val="24"/>
          <w:szCs w:val="22"/>
        </w:rPr>
      </w:pPr>
      <w:r w:rsidRPr="007C2ED3">
        <w:rPr>
          <w:rFonts w:ascii="宋体" w:hAnsi="宋体"/>
          <w:kern w:val="0"/>
          <w:sz w:val="24"/>
          <w:szCs w:val="22"/>
        </w:rPr>
        <w:t>集成学习算法原理（随机森林、</w:t>
      </w:r>
      <w:proofErr w:type="spellStart"/>
      <w:r w:rsidRPr="007C2ED3">
        <w:rPr>
          <w:rFonts w:ascii="宋体" w:hAnsi="宋体"/>
          <w:kern w:val="0"/>
          <w:sz w:val="24"/>
          <w:szCs w:val="22"/>
        </w:rPr>
        <w:t>LightGBM</w:t>
      </w:r>
      <w:proofErr w:type="spellEnd"/>
      <w:r w:rsidRPr="007C2ED3">
        <w:rPr>
          <w:rFonts w:ascii="宋体" w:hAnsi="宋体"/>
          <w:kern w:val="0"/>
          <w:sz w:val="24"/>
          <w:szCs w:val="22"/>
        </w:rPr>
        <w:t>）</w:t>
      </w:r>
    </w:p>
    <w:p w14:paraId="03075B91" w14:textId="77777777" w:rsidR="00F8737C" w:rsidRPr="007C2ED3" w:rsidRDefault="00F8737C" w:rsidP="007C2ED3">
      <w:pPr>
        <w:pStyle w:val="af4"/>
        <w:widowControl/>
        <w:numPr>
          <w:ilvl w:val="0"/>
          <w:numId w:val="4"/>
        </w:numPr>
        <w:spacing w:after="120" w:line="360" w:lineRule="auto"/>
        <w:ind w:firstLineChars="0"/>
        <w:jc w:val="left"/>
        <w:rPr>
          <w:rFonts w:ascii="宋体" w:hAnsi="宋体" w:hint="eastAsia"/>
          <w:kern w:val="0"/>
          <w:sz w:val="24"/>
          <w:szCs w:val="22"/>
        </w:rPr>
      </w:pPr>
      <w:r w:rsidRPr="007C2ED3">
        <w:rPr>
          <w:rFonts w:ascii="宋体" w:hAnsi="宋体"/>
          <w:kern w:val="0"/>
          <w:sz w:val="24"/>
          <w:szCs w:val="22"/>
        </w:rPr>
        <w:t>交叉验证与模型评估方法</w:t>
      </w:r>
    </w:p>
    <w:p w14:paraId="4C508325" w14:textId="77777777" w:rsidR="00F8737C" w:rsidRPr="007C2ED3" w:rsidRDefault="00F8737C" w:rsidP="007C2ED3">
      <w:pPr>
        <w:pStyle w:val="af4"/>
        <w:widowControl/>
        <w:numPr>
          <w:ilvl w:val="0"/>
          <w:numId w:val="4"/>
        </w:numPr>
        <w:spacing w:after="120" w:line="360" w:lineRule="auto"/>
        <w:ind w:firstLineChars="0"/>
        <w:jc w:val="left"/>
        <w:rPr>
          <w:rFonts w:ascii="宋体" w:hAnsi="宋体" w:hint="eastAsia"/>
          <w:kern w:val="0"/>
          <w:sz w:val="24"/>
          <w:szCs w:val="22"/>
        </w:rPr>
      </w:pPr>
      <w:r w:rsidRPr="007C2ED3">
        <w:rPr>
          <w:rFonts w:ascii="宋体" w:hAnsi="宋体"/>
          <w:kern w:val="0"/>
          <w:sz w:val="24"/>
          <w:szCs w:val="22"/>
        </w:rPr>
        <w:t>模型融合策略（软投票）</w:t>
      </w:r>
    </w:p>
    <w:p w14:paraId="47C4087F" w14:textId="77777777" w:rsidR="00F8737C" w:rsidRPr="007C2ED3" w:rsidRDefault="00F8737C" w:rsidP="007C2ED3">
      <w:pPr>
        <w:pStyle w:val="af4"/>
        <w:widowControl/>
        <w:numPr>
          <w:ilvl w:val="0"/>
          <w:numId w:val="4"/>
        </w:numPr>
        <w:spacing w:after="120" w:line="360" w:lineRule="auto"/>
        <w:ind w:firstLineChars="0"/>
        <w:jc w:val="left"/>
        <w:rPr>
          <w:rFonts w:ascii="宋体" w:hAnsi="宋体" w:hint="eastAsia"/>
          <w:kern w:val="0"/>
          <w:sz w:val="24"/>
          <w:szCs w:val="22"/>
        </w:rPr>
      </w:pPr>
      <w:r w:rsidRPr="007C2ED3">
        <w:rPr>
          <w:rFonts w:ascii="宋体" w:hAnsi="宋体"/>
          <w:kern w:val="0"/>
          <w:sz w:val="24"/>
          <w:szCs w:val="22"/>
        </w:rPr>
        <w:t>机器学习模型的Web化部署</w:t>
      </w:r>
    </w:p>
    <w:p w14:paraId="4686C9C0" w14:textId="77777777" w:rsidR="00F8737C" w:rsidRPr="00D21D4B" w:rsidRDefault="00F8737C" w:rsidP="00D21D4B">
      <w:pPr>
        <w:keepNext/>
        <w:keepLines/>
        <w:widowControl/>
        <w:spacing w:before="420" w:after="210" w:line="360" w:lineRule="auto"/>
        <w:ind w:firstLine="420"/>
        <w:jc w:val="left"/>
        <w:outlineLvl w:val="1"/>
        <w:rPr>
          <w:rFonts w:ascii="Calibri" w:eastAsia="MS Gothic" w:hAnsi="Calibri"/>
          <w:color w:val="000000"/>
          <w:kern w:val="0"/>
          <w:sz w:val="28"/>
          <w:szCs w:val="26"/>
        </w:rPr>
      </w:pPr>
      <w:r w:rsidRPr="00D21D4B">
        <w:rPr>
          <w:rFonts w:ascii="黑体" w:eastAsia="黑体" w:hAnsi="黑体"/>
          <w:color w:val="000000"/>
          <w:kern w:val="0"/>
          <w:sz w:val="28"/>
          <w:szCs w:val="26"/>
        </w:rPr>
        <w:lastRenderedPageBreak/>
        <w:t>9.3 改进方向</w:t>
      </w:r>
    </w:p>
    <w:p w14:paraId="3BF6ADE1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虽然本项目取得了较好的预测效果，但仍存在以下改进空间：</w:t>
      </w:r>
    </w:p>
    <w:p w14:paraId="0179767F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（1）可尝试深度学习模型（如全连接神经网络、Transformer等）进一步提升精度；</w:t>
      </w:r>
    </w:p>
    <w:p w14:paraId="2BC38CE0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（2）引入</w:t>
      </w:r>
      <w:proofErr w:type="spellStart"/>
      <w:r w:rsidRPr="00D21D4B">
        <w:rPr>
          <w:rFonts w:ascii="宋体" w:hAnsi="宋体"/>
          <w:kern w:val="0"/>
          <w:sz w:val="24"/>
          <w:szCs w:val="22"/>
        </w:rPr>
        <w:t>AutoML</w:t>
      </w:r>
      <w:proofErr w:type="spellEnd"/>
      <w:r w:rsidRPr="00D21D4B">
        <w:rPr>
          <w:rFonts w:ascii="宋体" w:hAnsi="宋体"/>
          <w:kern w:val="0"/>
          <w:sz w:val="24"/>
          <w:szCs w:val="22"/>
        </w:rPr>
        <w:t>自动化机器学习框架，自动搜索最优超参数组合；</w:t>
      </w:r>
    </w:p>
    <w:p w14:paraId="080043B3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（3）增加时序特征分析，考虑传感器数据的时序依赖关系；</w:t>
      </w:r>
    </w:p>
    <w:p w14:paraId="0D31CC3C" w14:textId="77777777" w:rsidR="00F8737C" w:rsidRPr="00D21D4B" w:rsidRDefault="00F8737C" w:rsidP="00F8737C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（4）模型解释性增强，使用SHAP等方法分析</w:t>
      </w:r>
      <w:proofErr w:type="gramStart"/>
      <w:r w:rsidRPr="00D21D4B">
        <w:rPr>
          <w:rFonts w:ascii="宋体" w:hAnsi="宋体"/>
          <w:kern w:val="0"/>
          <w:sz w:val="24"/>
          <w:szCs w:val="22"/>
        </w:rPr>
        <w:t>各特征</w:t>
      </w:r>
      <w:proofErr w:type="gramEnd"/>
      <w:r w:rsidRPr="00D21D4B">
        <w:rPr>
          <w:rFonts w:ascii="宋体" w:hAnsi="宋体"/>
          <w:kern w:val="0"/>
          <w:sz w:val="24"/>
          <w:szCs w:val="22"/>
        </w:rPr>
        <w:t>对预测的贡献程度；</w:t>
      </w:r>
    </w:p>
    <w:p w14:paraId="4A74DD58" w14:textId="39D4404B" w:rsidR="002D3AD2" w:rsidRPr="007C2ED3" w:rsidRDefault="007C2ED3" w:rsidP="007C2ED3">
      <w:pPr>
        <w:widowControl/>
        <w:spacing w:after="120" w:line="360" w:lineRule="auto"/>
        <w:ind w:firstLine="420"/>
        <w:jc w:val="left"/>
        <w:rPr>
          <w:rFonts w:ascii="宋体" w:hAnsi="宋体" w:hint="eastAsia"/>
          <w:kern w:val="0"/>
          <w:sz w:val="24"/>
          <w:szCs w:val="22"/>
        </w:rPr>
      </w:pPr>
      <w:r w:rsidRPr="00D21D4B">
        <w:rPr>
          <w:rFonts w:ascii="宋体" w:hAnsi="宋体"/>
          <w:kern w:val="0"/>
          <w:sz w:val="24"/>
          <w:szCs w:val="22"/>
        </w:rPr>
        <w:t>（5）优化Web平台，支持模型在线更新和A/B测试等高级功能。</w:t>
      </w:r>
    </w:p>
    <w:p w14:paraId="005C5C5E" w14:textId="77777777" w:rsidR="002D3AD2" w:rsidRDefault="00000000" w:rsidP="007C2ED3">
      <w:pPr>
        <w:spacing w:after="120" w:line="360" w:lineRule="auto"/>
        <w:ind w:firstLineChars="200" w:firstLine="562"/>
      </w:pPr>
      <w:r>
        <w:rPr>
          <w:rFonts w:ascii="黑体" w:eastAsia="黑体" w:hAnsi="黑体"/>
          <w:b/>
          <w:sz w:val="28"/>
        </w:rPr>
        <w:t>【程序实现过程中的技术问题与解决方案】</w:t>
      </w:r>
    </w:p>
    <w:p w14:paraId="7250206B" w14:textId="77777777" w:rsidR="002D3AD2" w:rsidRDefault="00000000" w:rsidP="007C2ED3">
      <w:pPr>
        <w:spacing w:after="120" w:line="360" w:lineRule="auto"/>
        <w:ind w:firstLineChars="200" w:firstLine="420"/>
      </w:pPr>
      <w:r>
        <w:rPr>
          <w:rFonts w:ascii="宋体" w:hAnsi="宋体"/>
        </w:rPr>
        <w:t>在项目开发过程中，遇到以下关键问题并通过分析逐一解决：</w:t>
      </w:r>
    </w:p>
    <w:p w14:paraId="06F89167" w14:textId="77777777" w:rsidR="002D3AD2" w:rsidRDefault="00000000" w:rsidP="007C2ED3">
      <w:pPr>
        <w:spacing w:after="120" w:line="360" w:lineRule="auto"/>
        <w:ind w:firstLineChars="200" w:firstLine="420"/>
      </w:pPr>
      <w:r>
        <w:rPr>
          <w:rFonts w:ascii="宋体" w:hAnsi="宋体"/>
        </w:rPr>
        <w:t>问题1：PCA</w:t>
      </w:r>
      <w:proofErr w:type="gramStart"/>
      <w:r>
        <w:rPr>
          <w:rFonts w:ascii="宋体" w:hAnsi="宋体"/>
        </w:rPr>
        <w:t>降维后</w:t>
      </w:r>
      <w:proofErr w:type="gramEnd"/>
      <w:r>
        <w:rPr>
          <w:rFonts w:ascii="宋体" w:hAnsi="宋体"/>
        </w:rPr>
        <w:t>出现</w:t>
      </w:r>
      <w:proofErr w:type="spellStart"/>
      <w:r>
        <w:rPr>
          <w:rFonts w:ascii="宋体" w:hAnsi="宋体"/>
        </w:rPr>
        <w:t>NaN</w:t>
      </w:r>
      <w:proofErr w:type="spellEnd"/>
      <w:r>
        <w:rPr>
          <w:rFonts w:ascii="宋体" w:hAnsi="宋体"/>
        </w:rPr>
        <w:t>值。在04模型训练.</w:t>
      </w:r>
      <w:proofErr w:type="spellStart"/>
      <w:r>
        <w:rPr>
          <w:rFonts w:ascii="宋体" w:hAnsi="宋体"/>
        </w:rPr>
        <w:t>ipynb</w:t>
      </w:r>
      <w:proofErr w:type="spellEnd"/>
      <w:r>
        <w:rPr>
          <w:rFonts w:ascii="宋体" w:hAnsi="宋体"/>
        </w:rPr>
        <w:t>中，PCA</w:t>
      </w:r>
      <w:proofErr w:type="gramStart"/>
      <w:r>
        <w:rPr>
          <w:rFonts w:ascii="宋体" w:hAnsi="宋体"/>
        </w:rPr>
        <w:t>降维后</w:t>
      </w:r>
      <w:proofErr w:type="gramEnd"/>
      <w:r>
        <w:rPr>
          <w:rFonts w:ascii="宋体" w:hAnsi="宋体"/>
        </w:rPr>
        <w:t>部分样本产生了</w:t>
      </w:r>
      <w:proofErr w:type="spellStart"/>
      <w:r>
        <w:rPr>
          <w:rFonts w:ascii="宋体" w:hAnsi="宋体"/>
        </w:rPr>
        <w:t>NaN</w:t>
      </w:r>
      <w:proofErr w:type="spellEnd"/>
      <w:r>
        <w:rPr>
          <w:rFonts w:ascii="宋体" w:hAnsi="宋体"/>
        </w:rPr>
        <w:t>值，导致后续</w:t>
      </w:r>
      <w:proofErr w:type="spellStart"/>
      <w:r>
        <w:rPr>
          <w:rFonts w:ascii="宋体" w:hAnsi="宋体"/>
        </w:rPr>
        <w:t>train_test_split</w:t>
      </w:r>
      <w:proofErr w:type="spellEnd"/>
      <w:r>
        <w:rPr>
          <w:rFonts w:ascii="宋体" w:hAnsi="宋体"/>
        </w:rPr>
        <w:t>和模型训练失败。分析发现，PCA在处理近零方差特征时可能产生数值不稳定性。解决方案：在数据划分前使用</w:t>
      </w:r>
      <w:proofErr w:type="spellStart"/>
      <w:r>
        <w:rPr>
          <w:rFonts w:ascii="宋体" w:hAnsi="宋体"/>
        </w:rPr>
        <w:t>fillna</w:t>
      </w:r>
      <w:proofErr w:type="spellEnd"/>
      <w:r>
        <w:rPr>
          <w:rFonts w:ascii="宋体" w:hAnsi="宋体"/>
        </w:rPr>
        <w:t>(0)填充所有</w:t>
      </w:r>
      <w:proofErr w:type="spellStart"/>
      <w:r>
        <w:rPr>
          <w:rFonts w:ascii="宋体" w:hAnsi="宋体"/>
        </w:rPr>
        <w:t>NaN</w:t>
      </w:r>
      <w:proofErr w:type="spellEnd"/>
      <w:r>
        <w:rPr>
          <w:rFonts w:ascii="宋体" w:hAnsi="宋体"/>
        </w:rPr>
        <w:t>值，确保数据完整性。</w:t>
      </w:r>
    </w:p>
    <w:p w14:paraId="08EEC6E8" w14:textId="77777777" w:rsidR="002D3AD2" w:rsidRDefault="00000000" w:rsidP="007C2ED3">
      <w:pPr>
        <w:spacing w:after="120" w:line="360" w:lineRule="auto"/>
        <w:ind w:firstLineChars="200" w:firstLine="420"/>
      </w:pPr>
      <w:r>
        <w:rPr>
          <w:rFonts w:ascii="宋体" w:hAnsi="宋体"/>
        </w:rPr>
        <w:t>问题2：模型训练时间过长。</w:t>
      </w:r>
      <w:proofErr w:type="spellStart"/>
      <w:r>
        <w:rPr>
          <w:rFonts w:ascii="宋体" w:hAnsi="宋体"/>
        </w:rPr>
        <w:t>LightGBM</w:t>
      </w:r>
      <w:proofErr w:type="spellEnd"/>
      <w:r>
        <w:rPr>
          <w:rFonts w:ascii="宋体" w:hAnsi="宋体"/>
        </w:rPr>
        <w:t>的</w:t>
      </w:r>
      <w:proofErr w:type="spellStart"/>
      <w:r>
        <w:rPr>
          <w:rFonts w:ascii="宋体" w:hAnsi="宋体"/>
        </w:rPr>
        <w:t>n_estimators</w:t>
      </w:r>
      <w:proofErr w:type="spellEnd"/>
      <w:r>
        <w:rPr>
          <w:rFonts w:ascii="宋体" w:hAnsi="宋体"/>
        </w:rPr>
        <w:t>=5000且未启用早停时，训练耗时显著。解决方案：在后续模型验证中通过早停机制（</w:t>
      </w:r>
      <w:proofErr w:type="spellStart"/>
      <w:r>
        <w:rPr>
          <w:rFonts w:ascii="宋体" w:hAnsi="宋体"/>
        </w:rPr>
        <w:t>early_stopping_rounds</w:t>
      </w:r>
      <w:proofErr w:type="spellEnd"/>
      <w:r>
        <w:rPr>
          <w:rFonts w:ascii="宋体" w:hAnsi="宋体"/>
        </w:rPr>
        <w:t>=100）动态控制迭代次数，在精度几乎无损的情况下将训练时间缩短约40%。</w:t>
      </w:r>
    </w:p>
    <w:p w14:paraId="4B516562" w14:textId="77777777" w:rsidR="002D3AD2" w:rsidRDefault="00000000" w:rsidP="007C2ED3">
      <w:pPr>
        <w:spacing w:after="120" w:line="360" w:lineRule="auto"/>
        <w:ind w:firstLineChars="200" w:firstLine="420"/>
      </w:pPr>
      <w:r>
        <w:rPr>
          <w:rFonts w:ascii="宋体" w:hAnsi="宋体"/>
        </w:rPr>
        <w:t>问题3：模型融合中的过拟合风险。直接在训练集上做Stacking容易导致严重过拟合。解决方案：采用K折交叉验证生成元特征（out-of-fold predictions），确保第二层模型训练时使用的是未见过的预测值，有效降低过拟合风险。</w:t>
      </w:r>
    </w:p>
    <w:p w14:paraId="0CAB35CC" w14:textId="77777777" w:rsidR="002D3AD2" w:rsidRDefault="00000000" w:rsidP="007C2ED3">
      <w:pPr>
        <w:spacing w:after="120" w:line="360" w:lineRule="auto"/>
        <w:ind w:firstLineChars="200" w:firstLine="420"/>
      </w:pPr>
      <w:r>
        <w:rPr>
          <w:rFonts w:ascii="宋体" w:hAnsi="宋体"/>
        </w:rPr>
        <w:t>问题4：特征交叉后的维度爆炸。</w:t>
      </w:r>
      <w:proofErr w:type="spellStart"/>
      <w:r>
        <w:rPr>
          <w:rFonts w:ascii="宋体" w:hAnsi="宋体"/>
        </w:rPr>
        <w:t>auto_features_make</w:t>
      </w:r>
      <w:proofErr w:type="spellEnd"/>
      <w:r>
        <w:rPr>
          <w:rFonts w:ascii="宋体" w:hAnsi="宋体"/>
        </w:rPr>
        <w:t>函数对38个特征两两交叉产生2812个新特征，总特征数达到2850维，远超样本数（2888），极易过拟合。解决方案：配合PCA</w:t>
      </w:r>
      <w:proofErr w:type="gramStart"/>
      <w:r>
        <w:rPr>
          <w:rFonts w:ascii="宋体" w:hAnsi="宋体"/>
        </w:rPr>
        <w:t>降维和</w:t>
      </w:r>
      <w:proofErr w:type="gramEnd"/>
      <w:r>
        <w:rPr>
          <w:rFonts w:ascii="宋体" w:hAnsi="宋体"/>
        </w:rPr>
        <w:t>特征选择（如基于模型的特征重要性排序），仅保留高贡献特征，在第六章的实验</w:t>
      </w:r>
      <w:proofErr w:type="gramStart"/>
      <w:r>
        <w:rPr>
          <w:rFonts w:ascii="宋体" w:hAnsi="宋体"/>
        </w:rPr>
        <w:t>中特征</w:t>
      </w:r>
      <w:proofErr w:type="gramEnd"/>
      <w:r>
        <w:rPr>
          <w:rFonts w:ascii="宋体" w:hAnsi="宋体"/>
        </w:rPr>
        <w:t>优化后MSE从0.231降至0.104。</w:t>
      </w:r>
    </w:p>
    <w:p w14:paraId="1F3B9ABE" w14:textId="77777777" w:rsidR="002D3AD2" w:rsidRDefault="00000000" w:rsidP="007C2ED3">
      <w:pPr>
        <w:spacing w:after="120" w:line="360" w:lineRule="auto"/>
        <w:ind w:firstLineChars="200" w:firstLine="420"/>
      </w:pPr>
      <w:r>
        <w:rPr>
          <w:rFonts w:ascii="宋体" w:hAnsi="宋体"/>
        </w:rPr>
        <w:t>问题5：Web应用多模型并行训练的资源管理。Flask默认单线程处理请求，多个模型的串行训练响应时间过长。解决方案：引入</w:t>
      </w:r>
      <w:proofErr w:type="spellStart"/>
      <w:r>
        <w:rPr>
          <w:rFonts w:ascii="宋体" w:hAnsi="宋体"/>
        </w:rPr>
        <w:t>concurrent.futures.ThreadPoolExecutor</w:t>
      </w:r>
      <w:proofErr w:type="spellEnd"/>
      <w:r>
        <w:rPr>
          <w:rFonts w:ascii="宋体" w:hAnsi="宋体"/>
        </w:rPr>
        <w:t>线程池，实现多模型并行训练，将训练响应时间从约90秒降至约25秒。</w:t>
      </w:r>
    </w:p>
    <w:p w14:paraId="05D53B3D" w14:textId="77777777" w:rsidR="00F8737C" w:rsidRPr="00D21D4B" w:rsidRDefault="00F8737C" w:rsidP="00F8737C">
      <w:pPr>
        <w:keepNext/>
        <w:keepLines/>
        <w:widowControl/>
        <w:spacing w:before="450" w:line="360" w:lineRule="auto"/>
        <w:jc w:val="left"/>
        <w:outlineLvl w:val="0"/>
        <w:rPr>
          <w:rFonts w:ascii="Calibri" w:eastAsia="MS Gothic" w:hAnsi="Calibri"/>
          <w:color w:val="000000"/>
          <w:kern w:val="0"/>
          <w:sz w:val="30"/>
          <w:szCs w:val="28"/>
          <w:lang w:eastAsia="en-US"/>
        </w:rPr>
      </w:pPr>
      <w:proofErr w:type="spellStart"/>
      <w:r w:rsidRPr="00D21D4B">
        <w:rPr>
          <w:rFonts w:ascii="黑体" w:eastAsia="黑体" w:hAnsi="黑体"/>
          <w:color w:val="000000"/>
          <w:kern w:val="0"/>
          <w:sz w:val="30"/>
          <w:szCs w:val="28"/>
          <w:lang w:eastAsia="en-US"/>
        </w:rPr>
        <w:lastRenderedPageBreak/>
        <w:t>参考文献</w:t>
      </w:r>
      <w:proofErr w:type="spellEnd"/>
    </w:p>
    <w:p w14:paraId="13498AE3" w14:textId="77777777" w:rsidR="005F3942" w:rsidRPr="005F3942" w:rsidRDefault="005F3942" w:rsidP="005F3942">
      <w:pPr>
        <w:widowControl/>
        <w:spacing w:after="120" w:line="360" w:lineRule="auto"/>
        <w:jc w:val="left"/>
        <w:rPr>
          <w:rFonts w:ascii="宋体" w:hAnsi="宋体"/>
          <w:kern w:val="0"/>
          <w:sz w:val="24"/>
          <w:szCs w:val="22"/>
        </w:rPr>
      </w:pPr>
      <w:r w:rsidRPr="005F3942">
        <w:rPr>
          <w:rFonts w:ascii="宋体" w:hAnsi="宋体"/>
          <w:kern w:val="0"/>
          <w:sz w:val="24"/>
          <w:szCs w:val="22"/>
        </w:rPr>
        <w:t>[1] 周志华。机器学习 [M]. 北京：清华大学出版社，2020.（机器学习经典教材，涵盖集成学习、决策树、回归建模）</w:t>
      </w:r>
    </w:p>
    <w:p w14:paraId="0761E1F6" w14:textId="77777777" w:rsidR="005F3942" w:rsidRPr="005F3942" w:rsidRDefault="005F3942" w:rsidP="005F3942">
      <w:pPr>
        <w:widowControl/>
        <w:spacing w:after="120" w:line="360" w:lineRule="auto"/>
        <w:jc w:val="left"/>
        <w:rPr>
          <w:rFonts w:ascii="宋体" w:hAnsi="宋体"/>
          <w:kern w:val="0"/>
          <w:sz w:val="24"/>
          <w:szCs w:val="22"/>
        </w:rPr>
      </w:pPr>
      <w:r w:rsidRPr="005F3942">
        <w:rPr>
          <w:rFonts w:ascii="宋体" w:hAnsi="宋体"/>
          <w:kern w:val="0"/>
          <w:sz w:val="24"/>
          <w:szCs w:val="22"/>
        </w:rPr>
        <w:t>[2] 何晓群。应用多元统计分析 [M]. 北京：中国人民大学出版社，2021.（PCA 主成分分析、数据预处理相关理论）</w:t>
      </w:r>
    </w:p>
    <w:p w14:paraId="51265662" w14:textId="77777777" w:rsidR="005F3942" w:rsidRPr="005F3942" w:rsidRDefault="005F3942" w:rsidP="005F3942">
      <w:pPr>
        <w:widowControl/>
        <w:spacing w:after="120" w:line="360" w:lineRule="auto"/>
        <w:jc w:val="left"/>
        <w:rPr>
          <w:rFonts w:ascii="宋体" w:hAnsi="宋体"/>
          <w:kern w:val="0"/>
          <w:sz w:val="24"/>
          <w:szCs w:val="22"/>
          <w:lang w:eastAsia="en-US"/>
        </w:rPr>
      </w:pPr>
      <w:r w:rsidRPr="005F3942">
        <w:rPr>
          <w:rFonts w:ascii="宋体" w:hAnsi="宋体"/>
          <w:kern w:val="0"/>
          <w:sz w:val="24"/>
          <w:szCs w:val="22"/>
          <w:lang w:eastAsia="en-US"/>
        </w:rPr>
        <w:t xml:space="preserve">[3] Ke G, Meng Q, Finley T, et al. </w:t>
      </w:r>
      <w:proofErr w:type="spellStart"/>
      <w:r w:rsidRPr="005F3942">
        <w:rPr>
          <w:rFonts w:ascii="宋体" w:hAnsi="宋体"/>
          <w:kern w:val="0"/>
          <w:sz w:val="24"/>
          <w:szCs w:val="22"/>
          <w:lang w:eastAsia="en-US"/>
        </w:rPr>
        <w:t>LightGBM</w:t>
      </w:r>
      <w:proofErr w:type="spellEnd"/>
      <w:r w:rsidRPr="005F3942">
        <w:rPr>
          <w:rFonts w:ascii="宋体" w:hAnsi="宋体"/>
          <w:kern w:val="0"/>
          <w:sz w:val="24"/>
          <w:szCs w:val="22"/>
          <w:lang w:eastAsia="en-US"/>
        </w:rPr>
        <w:t>: A Highly Efficient Gradient Boosting Decision Tree [C]//Advances in Neural Information Processing Systems.2017:3146-</w:t>
      </w:r>
      <w:proofErr w:type="gramStart"/>
      <w:r w:rsidRPr="005F3942">
        <w:rPr>
          <w:rFonts w:ascii="宋体" w:hAnsi="宋体"/>
          <w:kern w:val="0"/>
          <w:sz w:val="24"/>
          <w:szCs w:val="22"/>
          <w:lang w:eastAsia="en-US"/>
        </w:rPr>
        <w:t>3154.（</w:t>
      </w:r>
      <w:proofErr w:type="gramEnd"/>
      <w:r w:rsidRPr="005F3942">
        <w:rPr>
          <w:rFonts w:ascii="宋体" w:hAnsi="宋体"/>
          <w:kern w:val="0"/>
          <w:sz w:val="24"/>
          <w:szCs w:val="22"/>
          <w:lang w:eastAsia="en-US"/>
        </w:rPr>
        <w:t xml:space="preserve">LightGBM </w:t>
      </w:r>
      <w:proofErr w:type="spellStart"/>
      <w:r w:rsidRPr="005F3942">
        <w:rPr>
          <w:rFonts w:ascii="宋体" w:hAnsi="宋体"/>
          <w:kern w:val="0"/>
          <w:sz w:val="24"/>
          <w:szCs w:val="22"/>
          <w:lang w:eastAsia="en-US"/>
        </w:rPr>
        <w:t>原始论文</w:t>
      </w:r>
      <w:proofErr w:type="spellEnd"/>
      <w:r w:rsidRPr="005F3942">
        <w:rPr>
          <w:rFonts w:ascii="宋体" w:hAnsi="宋体"/>
          <w:kern w:val="0"/>
          <w:sz w:val="24"/>
          <w:szCs w:val="22"/>
          <w:lang w:eastAsia="en-US"/>
        </w:rPr>
        <w:t>）</w:t>
      </w:r>
    </w:p>
    <w:p w14:paraId="46CCDA66" w14:textId="77777777" w:rsidR="005F3942" w:rsidRPr="005F3942" w:rsidRDefault="005F3942" w:rsidP="005F3942">
      <w:pPr>
        <w:widowControl/>
        <w:spacing w:after="120" w:line="360" w:lineRule="auto"/>
        <w:jc w:val="left"/>
        <w:rPr>
          <w:rFonts w:ascii="宋体" w:hAnsi="宋体"/>
          <w:kern w:val="0"/>
          <w:sz w:val="24"/>
          <w:szCs w:val="22"/>
          <w:lang w:eastAsia="en-US"/>
        </w:rPr>
      </w:pPr>
      <w:r w:rsidRPr="005F3942">
        <w:rPr>
          <w:rFonts w:ascii="宋体" w:hAnsi="宋体"/>
          <w:kern w:val="0"/>
          <w:sz w:val="24"/>
          <w:szCs w:val="22"/>
          <w:lang w:eastAsia="en-US"/>
        </w:rPr>
        <w:t xml:space="preserve">[4] </w:t>
      </w:r>
      <w:proofErr w:type="spellStart"/>
      <w:r w:rsidRPr="005F3942">
        <w:rPr>
          <w:rFonts w:ascii="宋体" w:hAnsi="宋体"/>
          <w:kern w:val="0"/>
          <w:sz w:val="24"/>
          <w:szCs w:val="22"/>
          <w:lang w:eastAsia="en-US"/>
        </w:rPr>
        <w:t>Breiman</w:t>
      </w:r>
      <w:proofErr w:type="spellEnd"/>
      <w:r w:rsidRPr="005F3942">
        <w:rPr>
          <w:rFonts w:ascii="宋体" w:hAnsi="宋体"/>
          <w:kern w:val="0"/>
          <w:sz w:val="24"/>
          <w:szCs w:val="22"/>
          <w:lang w:eastAsia="en-US"/>
        </w:rPr>
        <w:t xml:space="preserve"> </w:t>
      </w:r>
      <w:proofErr w:type="spellStart"/>
      <w:proofErr w:type="gramStart"/>
      <w:r w:rsidRPr="005F3942">
        <w:rPr>
          <w:rFonts w:ascii="宋体" w:hAnsi="宋体"/>
          <w:kern w:val="0"/>
          <w:sz w:val="24"/>
          <w:szCs w:val="22"/>
          <w:lang w:eastAsia="en-US"/>
        </w:rPr>
        <w:t>L.Random</w:t>
      </w:r>
      <w:proofErr w:type="spellEnd"/>
      <w:proofErr w:type="gramEnd"/>
      <w:r w:rsidRPr="005F3942">
        <w:rPr>
          <w:rFonts w:ascii="宋体" w:hAnsi="宋体"/>
          <w:kern w:val="0"/>
          <w:sz w:val="24"/>
          <w:szCs w:val="22"/>
          <w:lang w:eastAsia="en-US"/>
        </w:rPr>
        <w:t xml:space="preserve"> Forests [J</w:t>
      </w:r>
      <w:proofErr w:type="gramStart"/>
      <w:r w:rsidRPr="005F3942">
        <w:rPr>
          <w:rFonts w:ascii="宋体" w:hAnsi="宋体"/>
          <w:kern w:val="0"/>
          <w:sz w:val="24"/>
          <w:szCs w:val="22"/>
          <w:lang w:eastAsia="en-US"/>
        </w:rPr>
        <w:t>].Machine</w:t>
      </w:r>
      <w:proofErr w:type="gramEnd"/>
      <w:r w:rsidRPr="005F3942">
        <w:rPr>
          <w:rFonts w:ascii="宋体" w:hAnsi="宋体"/>
          <w:kern w:val="0"/>
          <w:sz w:val="24"/>
          <w:szCs w:val="22"/>
          <w:lang w:eastAsia="en-US"/>
        </w:rPr>
        <w:t xml:space="preserve"> Learning,2001,45 (1):5-</w:t>
      </w:r>
      <w:proofErr w:type="gramStart"/>
      <w:r w:rsidRPr="005F3942">
        <w:rPr>
          <w:rFonts w:ascii="宋体" w:hAnsi="宋体"/>
          <w:kern w:val="0"/>
          <w:sz w:val="24"/>
          <w:szCs w:val="22"/>
          <w:lang w:eastAsia="en-US"/>
        </w:rPr>
        <w:t>32.（</w:t>
      </w:r>
      <w:proofErr w:type="gramEnd"/>
      <w:r w:rsidRPr="005F3942">
        <w:rPr>
          <w:rFonts w:ascii="宋体" w:hAnsi="宋体"/>
          <w:kern w:val="0"/>
          <w:sz w:val="24"/>
          <w:szCs w:val="22"/>
          <w:lang w:eastAsia="en-US"/>
        </w:rPr>
        <w:t>随机森林首创期刊文献）</w:t>
      </w:r>
    </w:p>
    <w:p w14:paraId="3BE34B01" w14:textId="77777777" w:rsidR="005F3942" w:rsidRPr="005F3942" w:rsidRDefault="005F3942" w:rsidP="005F3942">
      <w:pPr>
        <w:widowControl/>
        <w:spacing w:after="120" w:line="360" w:lineRule="auto"/>
        <w:jc w:val="left"/>
        <w:rPr>
          <w:rFonts w:ascii="宋体" w:hAnsi="宋体"/>
          <w:kern w:val="0"/>
          <w:sz w:val="24"/>
          <w:szCs w:val="22"/>
          <w:lang w:eastAsia="en-US"/>
        </w:rPr>
      </w:pPr>
      <w:r w:rsidRPr="005F3942">
        <w:rPr>
          <w:rFonts w:ascii="宋体" w:hAnsi="宋体"/>
          <w:kern w:val="0"/>
          <w:sz w:val="24"/>
          <w:szCs w:val="22"/>
          <w:lang w:eastAsia="en-US"/>
        </w:rPr>
        <w:t xml:space="preserve">[5] </w:t>
      </w:r>
      <w:proofErr w:type="spellStart"/>
      <w:r w:rsidRPr="005F3942">
        <w:rPr>
          <w:rFonts w:ascii="宋体" w:hAnsi="宋体"/>
          <w:kern w:val="0"/>
          <w:sz w:val="24"/>
          <w:szCs w:val="22"/>
          <w:lang w:eastAsia="en-US"/>
        </w:rPr>
        <w:t>陈允杰，王健。机器学习实战：基于</w:t>
      </w:r>
      <w:proofErr w:type="spellEnd"/>
      <w:r w:rsidRPr="005F3942">
        <w:rPr>
          <w:rFonts w:ascii="宋体" w:hAnsi="宋体"/>
          <w:kern w:val="0"/>
          <w:sz w:val="24"/>
          <w:szCs w:val="22"/>
          <w:lang w:eastAsia="en-US"/>
        </w:rPr>
        <w:t xml:space="preserve"> Scikit-Learn 与 Python [M]. 北京：人民邮电出版社，</w:t>
      </w:r>
      <w:proofErr w:type="gramStart"/>
      <w:r w:rsidRPr="005F3942">
        <w:rPr>
          <w:rFonts w:ascii="宋体" w:hAnsi="宋体"/>
          <w:kern w:val="0"/>
          <w:sz w:val="24"/>
          <w:szCs w:val="22"/>
          <w:lang w:eastAsia="en-US"/>
        </w:rPr>
        <w:t>2022.（</w:t>
      </w:r>
      <w:proofErr w:type="gramEnd"/>
      <w:r w:rsidRPr="005F3942">
        <w:rPr>
          <w:rFonts w:ascii="宋体" w:hAnsi="宋体"/>
          <w:kern w:val="0"/>
          <w:sz w:val="24"/>
          <w:szCs w:val="22"/>
          <w:lang w:eastAsia="en-US"/>
        </w:rPr>
        <w:t>sklearn、数据预处理、模型部署工程参考）</w:t>
      </w:r>
    </w:p>
    <w:p w14:paraId="78D33606" w14:textId="0C276111" w:rsidR="00F8737C" w:rsidRPr="00F8737C" w:rsidRDefault="005F3942" w:rsidP="005F3942">
      <w:pPr>
        <w:widowControl/>
        <w:spacing w:after="120" w:line="360" w:lineRule="auto"/>
        <w:jc w:val="left"/>
        <w:rPr>
          <w:rFonts w:ascii="宋体" w:hAnsi="宋体" w:hint="eastAsia"/>
          <w:kern w:val="0"/>
          <w:sz w:val="24"/>
          <w:szCs w:val="22"/>
          <w:lang w:eastAsia="en-US"/>
        </w:rPr>
      </w:pPr>
      <w:r w:rsidRPr="005F3942">
        <w:rPr>
          <w:rFonts w:ascii="宋体" w:hAnsi="宋体"/>
          <w:kern w:val="0"/>
          <w:sz w:val="24"/>
          <w:szCs w:val="22"/>
          <w:lang w:eastAsia="en-US"/>
        </w:rPr>
        <w:t xml:space="preserve">[6] Pedregosa F, </w:t>
      </w:r>
      <w:proofErr w:type="spellStart"/>
      <w:r w:rsidRPr="005F3942">
        <w:rPr>
          <w:rFonts w:ascii="宋体" w:hAnsi="宋体"/>
          <w:kern w:val="0"/>
          <w:sz w:val="24"/>
          <w:szCs w:val="22"/>
          <w:lang w:eastAsia="en-US"/>
        </w:rPr>
        <w:t>Varoquaux</w:t>
      </w:r>
      <w:proofErr w:type="spellEnd"/>
      <w:r w:rsidRPr="005F3942">
        <w:rPr>
          <w:rFonts w:ascii="宋体" w:hAnsi="宋体"/>
          <w:kern w:val="0"/>
          <w:sz w:val="24"/>
          <w:szCs w:val="22"/>
          <w:lang w:eastAsia="en-US"/>
        </w:rPr>
        <w:t xml:space="preserve"> G, </w:t>
      </w:r>
      <w:proofErr w:type="spellStart"/>
      <w:r w:rsidRPr="005F3942">
        <w:rPr>
          <w:rFonts w:ascii="宋体" w:hAnsi="宋体"/>
          <w:kern w:val="0"/>
          <w:sz w:val="24"/>
          <w:szCs w:val="22"/>
          <w:lang w:eastAsia="en-US"/>
        </w:rPr>
        <w:t>Gramfort</w:t>
      </w:r>
      <w:proofErr w:type="spellEnd"/>
      <w:r w:rsidRPr="005F3942">
        <w:rPr>
          <w:rFonts w:ascii="宋体" w:hAnsi="宋体"/>
          <w:kern w:val="0"/>
          <w:sz w:val="24"/>
          <w:szCs w:val="22"/>
          <w:lang w:eastAsia="en-US"/>
        </w:rPr>
        <w:t xml:space="preserve"> A, et </w:t>
      </w:r>
      <w:proofErr w:type="spellStart"/>
      <w:proofErr w:type="gramStart"/>
      <w:r w:rsidRPr="005F3942">
        <w:rPr>
          <w:rFonts w:ascii="宋体" w:hAnsi="宋体"/>
          <w:kern w:val="0"/>
          <w:sz w:val="24"/>
          <w:szCs w:val="22"/>
          <w:lang w:eastAsia="en-US"/>
        </w:rPr>
        <w:t>al.Scikit</w:t>
      </w:r>
      <w:proofErr w:type="spellEnd"/>
      <w:proofErr w:type="gramEnd"/>
      <w:r w:rsidRPr="005F3942">
        <w:rPr>
          <w:rFonts w:ascii="宋体" w:hAnsi="宋体"/>
          <w:kern w:val="0"/>
          <w:sz w:val="24"/>
          <w:szCs w:val="22"/>
          <w:lang w:eastAsia="en-US"/>
        </w:rPr>
        <w:t>-learn: Machine Learning in Python [J</w:t>
      </w:r>
      <w:proofErr w:type="gramStart"/>
      <w:r w:rsidRPr="005F3942">
        <w:rPr>
          <w:rFonts w:ascii="宋体" w:hAnsi="宋体"/>
          <w:kern w:val="0"/>
          <w:sz w:val="24"/>
          <w:szCs w:val="22"/>
          <w:lang w:eastAsia="en-US"/>
        </w:rPr>
        <w:t>].Journal</w:t>
      </w:r>
      <w:proofErr w:type="gramEnd"/>
      <w:r w:rsidRPr="005F3942">
        <w:rPr>
          <w:rFonts w:ascii="宋体" w:hAnsi="宋体"/>
          <w:kern w:val="0"/>
          <w:sz w:val="24"/>
          <w:szCs w:val="22"/>
          <w:lang w:eastAsia="en-US"/>
        </w:rPr>
        <w:t xml:space="preserve"> of Machine Learning Research,2011,12:2825-</w:t>
      </w:r>
      <w:proofErr w:type="gramStart"/>
      <w:r w:rsidRPr="005F3942">
        <w:rPr>
          <w:rFonts w:ascii="宋体" w:hAnsi="宋体"/>
          <w:kern w:val="0"/>
          <w:sz w:val="24"/>
          <w:szCs w:val="22"/>
          <w:lang w:eastAsia="en-US"/>
        </w:rPr>
        <w:t>2830.（</w:t>
      </w:r>
      <w:proofErr w:type="gramEnd"/>
      <w:r w:rsidRPr="005F3942">
        <w:rPr>
          <w:rFonts w:ascii="宋体" w:hAnsi="宋体"/>
          <w:kern w:val="0"/>
          <w:sz w:val="24"/>
          <w:szCs w:val="22"/>
          <w:lang w:eastAsia="en-US"/>
        </w:rPr>
        <w:t xml:space="preserve">Scikit-learn </w:t>
      </w:r>
      <w:proofErr w:type="spellStart"/>
      <w:r w:rsidRPr="005F3942">
        <w:rPr>
          <w:rFonts w:ascii="宋体" w:hAnsi="宋体"/>
          <w:kern w:val="0"/>
          <w:sz w:val="24"/>
          <w:szCs w:val="22"/>
          <w:lang w:eastAsia="en-US"/>
        </w:rPr>
        <w:t>官方文献</w:t>
      </w:r>
      <w:proofErr w:type="spellEnd"/>
      <w:r w:rsidRPr="005F3942">
        <w:rPr>
          <w:rFonts w:ascii="宋体" w:hAnsi="宋体"/>
          <w:kern w:val="0"/>
          <w:sz w:val="24"/>
          <w:szCs w:val="22"/>
          <w:lang w:eastAsia="en-US"/>
        </w:rPr>
        <w:t>）</w:t>
      </w:r>
    </w:p>
    <w:p w14:paraId="59CC7060" w14:textId="77777777" w:rsidR="00656300" w:rsidRDefault="00656300" w:rsidP="00F8737C">
      <w:pPr>
        <w:rPr>
          <w:rFonts w:ascii="宋体" w:hAnsi="宋体" w:hint="eastAsia"/>
        </w:rPr>
      </w:pPr>
    </w:p>
    <w:sectPr w:rsidR="00656300" w:rsidSect="004F397F">
      <w:footnotePr>
        <w:numRestart w:val="eachPage"/>
      </w:footnotePr>
      <w:pgSz w:w="11906" w:h="16838"/>
      <w:pgMar w:top="1134" w:right="1134" w:bottom="1134" w:left="1701" w:header="851" w:footer="99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16283" w14:textId="77777777" w:rsidR="00AD36BE" w:rsidRDefault="00AD36BE">
      <w:r>
        <w:separator/>
      </w:r>
    </w:p>
  </w:endnote>
  <w:endnote w:type="continuationSeparator" w:id="0">
    <w:p w14:paraId="711F407A" w14:textId="77777777" w:rsidR="00AD36BE" w:rsidRDefault="00AD3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宋体"/>
    <w:charset w:val="00"/>
    <w:family w:val="roma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1442B" w14:textId="77777777" w:rsidR="00891725" w:rsidRDefault="00000000">
    <w:pPr>
      <w:pStyle w:val="a8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0E20DD4C" w14:textId="77777777" w:rsidR="00891725" w:rsidRDefault="00891725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D68C4" w14:textId="77777777" w:rsidR="00AD36BE" w:rsidRDefault="00AD36BE">
      <w:r>
        <w:separator/>
      </w:r>
    </w:p>
  </w:footnote>
  <w:footnote w:type="continuationSeparator" w:id="0">
    <w:p w14:paraId="035DA2E6" w14:textId="77777777" w:rsidR="00AD36BE" w:rsidRDefault="00AD36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8E4F8" w14:textId="77777777" w:rsidR="00891725" w:rsidRPr="008E2B26" w:rsidRDefault="00891725" w:rsidP="008E2B26">
    <w:pPr>
      <w:pStyle w:val="a9"/>
      <w:numPr>
        <w:ins w:id="0" w:author="Unknown"/>
      </w:num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860FF"/>
    <w:multiLevelType w:val="hybridMultilevel"/>
    <w:tmpl w:val="B2D08134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B593C79"/>
    <w:multiLevelType w:val="multilevel"/>
    <w:tmpl w:val="5DE2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363035"/>
    <w:multiLevelType w:val="multilevel"/>
    <w:tmpl w:val="55363035"/>
    <w:lvl w:ilvl="0">
      <w:start w:val="1"/>
      <w:numFmt w:val="upperLetter"/>
      <w:pStyle w:val="1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BC739C0"/>
    <w:multiLevelType w:val="hybridMultilevel"/>
    <w:tmpl w:val="5E0A11F6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946160410">
    <w:abstractNumId w:val="2"/>
  </w:num>
  <w:num w:numId="2" w16cid:durableId="2068844235">
    <w:abstractNumId w:val="0"/>
  </w:num>
  <w:num w:numId="3" w16cid:durableId="1132166398">
    <w:abstractNumId w:val="1"/>
  </w:num>
  <w:num w:numId="4" w16cid:durableId="2102142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dmMDg2MzJiZjExMDg5OTY0ZTNjYjYzMzE1NTk4ZjIifQ=="/>
  </w:docVars>
  <w:rsids>
    <w:rsidRoot w:val="00455FCB"/>
    <w:rsid w:val="000172B2"/>
    <w:rsid w:val="00017825"/>
    <w:rsid w:val="00036E0D"/>
    <w:rsid w:val="00057F40"/>
    <w:rsid w:val="0006242C"/>
    <w:rsid w:val="0008227A"/>
    <w:rsid w:val="000824E5"/>
    <w:rsid w:val="00082654"/>
    <w:rsid w:val="00092E75"/>
    <w:rsid w:val="000E5401"/>
    <w:rsid w:val="00140ED3"/>
    <w:rsid w:val="0016240C"/>
    <w:rsid w:val="00174FD2"/>
    <w:rsid w:val="001B4B5B"/>
    <w:rsid w:val="00220538"/>
    <w:rsid w:val="002352A3"/>
    <w:rsid w:val="00253247"/>
    <w:rsid w:val="002661EB"/>
    <w:rsid w:val="00270174"/>
    <w:rsid w:val="00275912"/>
    <w:rsid w:val="00282D37"/>
    <w:rsid w:val="002D3AD2"/>
    <w:rsid w:val="002E367C"/>
    <w:rsid w:val="002E5F72"/>
    <w:rsid w:val="00314A08"/>
    <w:rsid w:val="00327C2A"/>
    <w:rsid w:val="003370CD"/>
    <w:rsid w:val="00367418"/>
    <w:rsid w:val="00377BF1"/>
    <w:rsid w:val="003A7C58"/>
    <w:rsid w:val="003D2F7F"/>
    <w:rsid w:val="0041120C"/>
    <w:rsid w:val="00455FCB"/>
    <w:rsid w:val="0047601F"/>
    <w:rsid w:val="00495BFF"/>
    <w:rsid w:val="004C4EE3"/>
    <w:rsid w:val="004F397F"/>
    <w:rsid w:val="004F4CA6"/>
    <w:rsid w:val="00562471"/>
    <w:rsid w:val="00575719"/>
    <w:rsid w:val="005F3942"/>
    <w:rsid w:val="00642A9A"/>
    <w:rsid w:val="00656300"/>
    <w:rsid w:val="00682AB8"/>
    <w:rsid w:val="00752998"/>
    <w:rsid w:val="00777C3F"/>
    <w:rsid w:val="007C2ED3"/>
    <w:rsid w:val="007E6693"/>
    <w:rsid w:val="007F431E"/>
    <w:rsid w:val="008258D6"/>
    <w:rsid w:val="00891725"/>
    <w:rsid w:val="008B6E75"/>
    <w:rsid w:val="008E2B26"/>
    <w:rsid w:val="008F5C55"/>
    <w:rsid w:val="00900E14"/>
    <w:rsid w:val="00921598"/>
    <w:rsid w:val="009216C0"/>
    <w:rsid w:val="00921922"/>
    <w:rsid w:val="009A6B8C"/>
    <w:rsid w:val="009B39EC"/>
    <w:rsid w:val="009E143C"/>
    <w:rsid w:val="00A37100"/>
    <w:rsid w:val="00A5353B"/>
    <w:rsid w:val="00A612EC"/>
    <w:rsid w:val="00A945DA"/>
    <w:rsid w:val="00AD0CC4"/>
    <w:rsid w:val="00AD36BE"/>
    <w:rsid w:val="00B63151"/>
    <w:rsid w:val="00B66581"/>
    <w:rsid w:val="00B773B1"/>
    <w:rsid w:val="00B83814"/>
    <w:rsid w:val="00B8782C"/>
    <w:rsid w:val="00B97031"/>
    <w:rsid w:val="00BB7D24"/>
    <w:rsid w:val="00BD58C6"/>
    <w:rsid w:val="00C449BF"/>
    <w:rsid w:val="00C81377"/>
    <w:rsid w:val="00CA7CFC"/>
    <w:rsid w:val="00D004BA"/>
    <w:rsid w:val="00D15FD9"/>
    <w:rsid w:val="00D21D4B"/>
    <w:rsid w:val="00D25969"/>
    <w:rsid w:val="00D27EB8"/>
    <w:rsid w:val="00D425A6"/>
    <w:rsid w:val="00D814EF"/>
    <w:rsid w:val="00DA4066"/>
    <w:rsid w:val="00DC2074"/>
    <w:rsid w:val="00DC2F84"/>
    <w:rsid w:val="00E00E3C"/>
    <w:rsid w:val="00E34B08"/>
    <w:rsid w:val="00E9626B"/>
    <w:rsid w:val="00F47069"/>
    <w:rsid w:val="00F8737C"/>
    <w:rsid w:val="00F91151"/>
    <w:rsid w:val="00F94212"/>
    <w:rsid w:val="00FB0942"/>
    <w:rsid w:val="00FE62D8"/>
    <w:rsid w:val="00FF2E80"/>
    <w:rsid w:val="52817A6F"/>
    <w:rsid w:val="5BDFD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5FF39456"/>
  <w15:chartTrackingRefBased/>
  <w15:docId w15:val="{3A7367AB-5418-4307-AC9F-FC9513C34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toc 2" w:semiHidden="1"/>
    <w:lsdException w:name="toc 3" w:semiHidden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tabs>
        <w:tab w:val="left" w:pos="360"/>
      </w:tabs>
      <w:spacing w:line="360" w:lineRule="auto"/>
      <w:outlineLvl w:val="0"/>
    </w:pPr>
    <w:rPr>
      <w:rFonts w:ascii="新宋体" w:eastAsia="新宋体" w:hAnsi="新宋体"/>
      <w:b/>
      <w:bCs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adjustRightInd w:val="0"/>
      <w:snapToGrid w:val="0"/>
      <w:spacing w:line="288" w:lineRule="auto"/>
      <w:ind w:firstLineChars="200" w:firstLine="200"/>
    </w:pPr>
    <w:rPr>
      <w:szCs w:val="20"/>
    </w:rPr>
  </w:style>
  <w:style w:type="paragraph" w:styleId="a4">
    <w:name w:val="annotation text"/>
    <w:basedOn w:val="a"/>
    <w:semiHidden/>
    <w:pPr>
      <w:jc w:val="left"/>
    </w:pPr>
  </w:style>
  <w:style w:type="paragraph" w:styleId="a5">
    <w:name w:val="Body Text Indent"/>
    <w:basedOn w:val="a"/>
    <w:pPr>
      <w:spacing w:line="440" w:lineRule="exact"/>
      <w:ind w:firstLine="570"/>
    </w:pPr>
    <w:rPr>
      <w:rFonts w:ascii="楷体_GB2312" w:eastAsia="楷体_GB2312"/>
      <w:sz w:val="24"/>
      <w:szCs w:val="20"/>
    </w:rPr>
  </w:style>
  <w:style w:type="paragraph" w:styleId="TOC3">
    <w:name w:val="toc 3"/>
    <w:basedOn w:val="a"/>
    <w:next w:val="a"/>
    <w:semiHidden/>
    <w:pPr>
      <w:tabs>
        <w:tab w:val="right" w:leader="dot" w:pos="9628"/>
      </w:tabs>
      <w:spacing w:line="600" w:lineRule="auto"/>
      <w:ind w:leftChars="100" w:left="210" w:rightChars="100" w:right="210"/>
      <w:jc w:val="left"/>
    </w:pPr>
    <w:rPr>
      <w:rFonts w:ascii="宋体" w:hAnsi="宋体"/>
      <w:b/>
      <w:sz w:val="24"/>
    </w:rPr>
  </w:style>
  <w:style w:type="paragraph" w:styleId="a6">
    <w:name w:val="Date"/>
    <w:basedOn w:val="a"/>
    <w:next w:val="a"/>
    <w:rPr>
      <w:sz w:val="24"/>
      <w:szCs w:val="20"/>
    </w:rPr>
  </w:style>
  <w:style w:type="paragraph" w:styleId="20">
    <w:name w:val="Body Text Indent 2"/>
    <w:basedOn w:val="a"/>
    <w:pPr>
      <w:autoSpaceDE w:val="0"/>
      <w:autoSpaceDN w:val="0"/>
      <w:adjustRightInd w:val="0"/>
      <w:snapToGrid w:val="0"/>
      <w:spacing w:line="360" w:lineRule="exact"/>
      <w:ind w:firstLineChars="200" w:firstLine="420"/>
    </w:pPr>
    <w:rPr>
      <w:kern w:val="0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paragraph" w:styleId="TOC1">
    <w:name w:val="toc 1"/>
    <w:basedOn w:val="a"/>
    <w:next w:val="a"/>
    <w:semiHidden/>
    <w:pPr>
      <w:spacing w:line="360" w:lineRule="auto"/>
      <w:ind w:leftChars="100" w:left="210" w:rightChars="100" w:right="210" w:firstLineChars="200" w:firstLine="422"/>
      <w:jc w:val="left"/>
    </w:pPr>
    <w:rPr>
      <w:rFonts w:ascii="宋体" w:hAnsi="宋体"/>
      <w:b/>
      <w:kern w:val="0"/>
      <w:szCs w:val="21"/>
    </w:rPr>
  </w:style>
  <w:style w:type="paragraph" w:styleId="30">
    <w:name w:val="Body Text Indent 3"/>
    <w:basedOn w:val="a"/>
    <w:pPr>
      <w:tabs>
        <w:tab w:val="left" w:pos="0"/>
      </w:tabs>
      <w:adjustRightInd w:val="0"/>
      <w:snapToGrid w:val="0"/>
      <w:spacing w:line="360" w:lineRule="exact"/>
      <w:ind w:firstLineChars="200" w:firstLine="420"/>
    </w:pPr>
    <w:rPr>
      <w:color w:val="FF0000"/>
    </w:rPr>
  </w:style>
  <w:style w:type="paragraph" w:styleId="TOC2">
    <w:name w:val="toc 2"/>
    <w:basedOn w:val="a"/>
    <w:next w:val="a"/>
    <w:semiHidden/>
    <w:pPr>
      <w:tabs>
        <w:tab w:val="right" w:leader="dot" w:pos="9628"/>
      </w:tabs>
      <w:ind w:leftChars="100" w:left="418" w:hangingChars="74" w:hanging="208"/>
    </w:pPr>
    <w:rPr>
      <w:rFonts w:eastAsia="黑体"/>
      <w:b/>
      <w:sz w:val="28"/>
    </w:rPr>
  </w:style>
  <w:style w:type="paragraph" w:styleId="aa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4"/>
    <w:next w:val="a4"/>
    <w:semiHidden/>
    <w:rPr>
      <w:b/>
      <w:bCs/>
    </w:rPr>
  </w:style>
  <w:style w:type="character" w:styleId="ac">
    <w:name w:val="page number"/>
  </w:style>
  <w:style w:type="character" w:styleId="ad">
    <w:name w:val="FollowedHyperlink"/>
    <w:rPr>
      <w:color w:val="800080"/>
      <w:u w:val="single"/>
    </w:rPr>
  </w:style>
  <w:style w:type="character" w:styleId="ae">
    <w:name w:val="Hyperlink"/>
    <w:rPr>
      <w:color w:val="0000FF"/>
      <w:u w:val="single"/>
    </w:rPr>
  </w:style>
  <w:style w:type="character" w:styleId="af">
    <w:name w:val="annotation reference"/>
    <w:semiHidden/>
    <w:rPr>
      <w:sz w:val="21"/>
      <w:szCs w:val="21"/>
    </w:rPr>
  </w:style>
  <w:style w:type="paragraph" w:customStyle="1" w:styleId="af0">
    <w:name w:val="目录文字"/>
    <w:basedOn w:val="a"/>
    <w:pPr>
      <w:spacing w:line="360" w:lineRule="auto"/>
    </w:pPr>
    <w:rPr>
      <w:sz w:val="44"/>
    </w:rPr>
  </w:style>
  <w:style w:type="paragraph" w:customStyle="1" w:styleId="31">
    <w:name w:val="样式3"/>
    <w:basedOn w:val="a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f1">
    <w:name w:val="封面填写"/>
    <w:basedOn w:val="a"/>
    <w:pPr>
      <w:jc w:val="center"/>
    </w:pPr>
    <w:rPr>
      <w:sz w:val="24"/>
      <w:szCs w:val="20"/>
    </w:rPr>
  </w:style>
  <w:style w:type="paragraph" w:customStyle="1" w:styleId="af2">
    <w:name w:val="考核表填写"/>
    <w:basedOn w:val="a"/>
    <w:pPr>
      <w:ind w:firstLine="425"/>
    </w:pPr>
    <w:rPr>
      <w:sz w:val="24"/>
      <w:szCs w:val="20"/>
    </w:rPr>
  </w:style>
  <w:style w:type="table" w:customStyle="1" w:styleId="-11">
    <w:name w:val="浅色网格 - 着色 11"/>
    <w:basedOn w:val="a1"/>
    <w:next w:val="-1"/>
    <w:uiPriority w:val="62"/>
    <w:rsid w:val="00F8737C"/>
    <w:rPr>
      <w:rFonts w:ascii="Cambria" w:eastAsia="MS Mincho" w:hAnsi="Cambria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1">
    <w:name w:val="Light Grid Accent 1"/>
    <w:basedOn w:val="a1"/>
    <w:uiPriority w:val="62"/>
    <w:semiHidden/>
    <w:unhideWhenUsed/>
    <w:rsid w:val="00F8737C"/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styleId="af3">
    <w:name w:val="Table Theme"/>
    <w:basedOn w:val="a1"/>
    <w:rsid w:val="00B8381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"/>
    <w:uiPriority w:val="99"/>
    <w:qFormat/>
    <w:rsid w:val="009E143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21</Pages>
  <Words>5904</Words>
  <Characters>12283</Characters>
  <Application>Microsoft Office Word</Application>
  <DocSecurity>0</DocSecurity>
  <Lines>454</Lines>
  <Paragraphs>491</Paragraphs>
  <ScaleCrop>false</ScaleCrop>
  <Company>Hziee</Company>
  <LinksUpToDate>false</LinksUpToDate>
  <CharactersWithSpaces>17696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</dc:creator>
  <cp:keywords/>
  <cp:lastModifiedBy>sy w</cp:lastModifiedBy>
  <cp:revision>11</cp:revision>
  <dcterms:created xsi:type="dcterms:W3CDTF">2026-06-03T06:34:00Z</dcterms:created>
  <dcterms:modified xsi:type="dcterms:W3CDTF">2026-06-04T13:15:00Z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809066794E594D99907D4AFA2121C6C2_12</vt:lpwstr>
  </property>
</Properties>
</file>